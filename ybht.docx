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6DD975" w14:textId="77777777" w:rsidR="001C0629" w:rsidRDefault="00031510">
      <w:pPr>
        <w:spacing w:line="500" w:lineRule="exact"/>
        <w:jc w:val="left"/>
        <w:rPr>
          <w:rFonts w:ascii="宋体" w:hAnsi="宋体"/>
          <w:b/>
          <w:sz w:val="24"/>
        </w:rPr>
      </w:pPr>
      <w:r>
        <w:rPr>
          <w:rFonts w:ascii="宋体" w:hAnsi="宋体" w:hint="eastAsia"/>
          <w:b/>
          <w:sz w:val="24"/>
        </w:rPr>
        <w:t>合同编号：</w:t>
      </w:r>
      <w:hyperlink r:id="rId8" w:history="1">
        <w:r>
          <w:rPr>
            <w:rStyle w:val="af6"/>
            <w:rFonts w:ascii="宋体" w:hAnsi="宋体" w:hint="eastAsia"/>
            <w:b/>
            <w:sz w:val="24"/>
          </w:rPr>
          <w:t>${</w:t>
        </w:r>
        <w:r>
          <w:rPr>
            <w:rStyle w:val="af6"/>
            <w:rFonts w:ascii="宋体" w:hAnsi="宋体" w:hint="eastAsia"/>
            <w:b/>
            <w:sz w:val="24"/>
          </w:rPr>
          <w:t>合同编码</w:t>
        </w:r>
        <w:r>
          <w:rPr>
            <w:rStyle w:val="af6"/>
            <w:rFonts w:ascii="宋体" w:hAnsi="宋体" w:hint="eastAsia"/>
            <w:b/>
            <w:sz w:val="24"/>
          </w:rPr>
          <w:t>}</w:t>
        </w:r>
      </w:hyperlink>
    </w:p>
    <w:p w14:paraId="063C5997" w14:textId="77777777" w:rsidR="001C0629" w:rsidRDefault="001C0629">
      <w:pPr>
        <w:spacing w:line="500" w:lineRule="exact"/>
        <w:rPr>
          <w:rFonts w:ascii="宋体" w:hAnsi="宋体"/>
          <w:b/>
          <w:sz w:val="24"/>
        </w:rPr>
      </w:pPr>
    </w:p>
    <w:p w14:paraId="5445A18A" w14:textId="77777777" w:rsidR="001C0629" w:rsidRDefault="001C0629">
      <w:pPr>
        <w:spacing w:line="500" w:lineRule="exact"/>
        <w:rPr>
          <w:rFonts w:ascii="宋体" w:hAnsi="宋体"/>
          <w:b/>
          <w:sz w:val="24"/>
        </w:rPr>
      </w:pPr>
    </w:p>
    <w:p w14:paraId="0E530101" w14:textId="77777777" w:rsidR="001C0629" w:rsidRDefault="001C0629">
      <w:pPr>
        <w:spacing w:line="500" w:lineRule="exact"/>
        <w:rPr>
          <w:rFonts w:eastAsia="黑体"/>
          <w:b/>
          <w:sz w:val="44"/>
        </w:rPr>
      </w:pPr>
    </w:p>
    <w:p w14:paraId="215A3CFC" w14:textId="77777777" w:rsidR="001C0629" w:rsidRDefault="001C0629">
      <w:pPr>
        <w:spacing w:line="500" w:lineRule="exact"/>
        <w:rPr>
          <w:rFonts w:eastAsia="黑体"/>
          <w:b/>
          <w:sz w:val="44"/>
        </w:rPr>
      </w:pPr>
    </w:p>
    <w:p w14:paraId="1DE25D2D" w14:textId="77777777" w:rsidR="001C0629" w:rsidRDefault="001C0629">
      <w:pPr>
        <w:spacing w:line="500" w:lineRule="exact"/>
        <w:rPr>
          <w:rFonts w:eastAsia="黑体"/>
          <w:b/>
          <w:sz w:val="44"/>
        </w:rPr>
      </w:pPr>
    </w:p>
    <w:p w14:paraId="101D41B8" w14:textId="77777777" w:rsidR="001C0629" w:rsidRDefault="00031510">
      <w:pPr>
        <w:spacing w:line="500" w:lineRule="exact"/>
        <w:jc w:val="center"/>
        <w:rPr>
          <w:rFonts w:eastAsia="黑体"/>
          <w:b/>
          <w:sz w:val="44"/>
        </w:rPr>
      </w:pPr>
      <w:r>
        <w:rPr>
          <w:rFonts w:eastAsia="黑体" w:hint="eastAsia"/>
          <w:b/>
          <w:sz w:val="44"/>
        </w:rPr>
        <w:t>【</w:t>
      </w:r>
      <w:hyperlink r:id="rId9" w:history="1">
        <w:r>
          <w:rPr>
            <w:rStyle w:val="af6"/>
            <w:rFonts w:eastAsia="黑体" w:hint="eastAsia"/>
            <w:b/>
            <w:sz w:val="44"/>
          </w:rPr>
          <w:t>${</w:t>
        </w:r>
        <w:r>
          <w:rPr>
            <w:rStyle w:val="af6"/>
            <w:rFonts w:eastAsia="黑体" w:hint="eastAsia"/>
            <w:b/>
            <w:sz w:val="44"/>
          </w:rPr>
          <w:t>甲方</w:t>
        </w:r>
        <w:r>
          <w:rPr>
            <w:rStyle w:val="af6"/>
            <w:rFonts w:eastAsia="黑体" w:hint="eastAsia"/>
            <w:b/>
            <w:sz w:val="44"/>
          </w:rPr>
          <w:t>-</w:t>
        </w:r>
        <w:r>
          <w:rPr>
            <w:rStyle w:val="af6"/>
            <w:rFonts w:eastAsia="黑体" w:hint="eastAsia"/>
            <w:b/>
            <w:sz w:val="44"/>
          </w:rPr>
          <w:t>交易方名称</w:t>
        </w:r>
        <w:r>
          <w:rPr>
            <w:rStyle w:val="af6"/>
            <w:rFonts w:eastAsia="黑体" w:hint="eastAsia"/>
            <w:b/>
            <w:sz w:val="44"/>
          </w:rPr>
          <w:t>}</w:t>
        </w:r>
      </w:hyperlink>
      <w:r>
        <w:rPr>
          <w:rFonts w:eastAsia="黑体" w:hint="eastAsia"/>
          <w:b/>
          <w:sz w:val="44"/>
        </w:rPr>
        <w:t>】</w:t>
      </w:r>
    </w:p>
    <w:p w14:paraId="4D6EF66D" w14:textId="416A172D" w:rsidR="001C0629" w:rsidRDefault="00031510">
      <w:pPr>
        <w:jc w:val="center"/>
        <w:rPr>
          <w:rFonts w:eastAsia="黑体"/>
          <w:b/>
          <w:sz w:val="44"/>
        </w:rPr>
      </w:pPr>
      <w:r>
        <w:rPr>
          <w:rFonts w:eastAsia="黑体" w:hint="eastAsia"/>
          <w:b/>
          <w:sz w:val="44"/>
        </w:rPr>
        <w:t>信息化</w:t>
      </w:r>
      <w:ins w:id="0" w:author="曲薇" w:date="2025-11-04T11:14:00Z">
        <w:r w:rsidR="00845443">
          <w:rPr>
            <w:rFonts w:eastAsia="黑体" w:hint="eastAsia"/>
            <w:b/>
            <w:sz w:val="44"/>
          </w:rPr>
          <w:t>产品</w:t>
        </w:r>
        <w:r w:rsidR="00845443">
          <w:rPr>
            <w:rFonts w:eastAsia="黑体" w:hint="eastAsia"/>
            <w:b/>
            <w:sz w:val="44"/>
          </w:rPr>
          <w:t>/</w:t>
        </w:r>
      </w:ins>
      <w:r>
        <w:rPr>
          <w:rFonts w:eastAsia="黑体" w:hint="eastAsia"/>
          <w:b/>
          <w:sz w:val="44"/>
        </w:rPr>
        <w:t>服务</w:t>
      </w:r>
      <w:r>
        <w:rPr>
          <w:rFonts w:eastAsia="黑体"/>
          <w:b/>
          <w:sz w:val="44"/>
        </w:rPr>
        <w:t>采购</w:t>
      </w:r>
      <w:r>
        <w:rPr>
          <w:rFonts w:eastAsia="黑体" w:hint="eastAsia"/>
          <w:b/>
          <w:sz w:val="44"/>
        </w:rPr>
        <w:t>项目</w:t>
      </w:r>
    </w:p>
    <w:p w14:paraId="34F0917C" w14:textId="77777777" w:rsidR="001C0629" w:rsidRDefault="001C0629">
      <w:pPr>
        <w:widowControl/>
        <w:autoSpaceDE w:val="0"/>
        <w:autoSpaceDN w:val="0"/>
        <w:snapToGrid w:val="0"/>
        <w:spacing w:beforeLines="200" w:before="480" w:afterLines="150" w:after="360" w:line="480" w:lineRule="auto"/>
        <w:textAlignment w:val="bottom"/>
        <w:rPr>
          <w:b/>
          <w:sz w:val="48"/>
        </w:rPr>
      </w:pPr>
    </w:p>
    <w:p w14:paraId="0C0A0C61" w14:textId="77777777" w:rsidR="001C0629" w:rsidRDefault="00031510">
      <w:pPr>
        <w:widowControl/>
        <w:autoSpaceDE w:val="0"/>
        <w:autoSpaceDN w:val="0"/>
        <w:snapToGrid w:val="0"/>
        <w:spacing w:beforeLines="200" w:before="480" w:afterLines="150" w:after="360" w:line="480" w:lineRule="auto"/>
        <w:jc w:val="center"/>
        <w:textAlignment w:val="bottom"/>
        <w:rPr>
          <w:b/>
          <w:sz w:val="48"/>
        </w:rPr>
      </w:pPr>
      <w:r>
        <w:rPr>
          <w:rFonts w:hint="eastAsia"/>
          <w:b/>
          <w:sz w:val="48"/>
        </w:rPr>
        <w:t>合同书</w:t>
      </w:r>
    </w:p>
    <w:p w14:paraId="78899FE7" w14:textId="77777777" w:rsidR="001C0629" w:rsidRDefault="001C0629">
      <w:pPr>
        <w:widowControl/>
        <w:autoSpaceDE w:val="0"/>
        <w:autoSpaceDN w:val="0"/>
        <w:snapToGrid w:val="0"/>
        <w:spacing w:afterLines="100" w:after="240" w:line="500" w:lineRule="exact"/>
        <w:textAlignment w:val="bottom"/>
        <w:rPr>
          <w:b/>
          <w:sz w:val="48"/>
        </w:rPr>
      </w:pPr>
    </w:p>
    <w:p w14:paraId="52C869BC" w14:textId="77777777" w:rsidR="001C0629" w:rsidRDefault="001C0629">
      <w:pPr>
        <w:widowControl/>
        <w:autoSpaceDE w:val="0"/>
        <w:autoSpaceDN w:val="0"/>
        <w:spacing w:line="500" w:lineRule="exact"/>
        <w:textAlignment w:val="bottom"/>
        <w:rPr>
          <w:b/>
          <w:sz w:val="48"/>
        </w:rPr>
      </w:pPr>
    </w:p>
    <w:p w14:paraId="6D8D4535" w14:textId="77777777" w:rsidR="001C0629" w:rsidRDefault="001C0629">
      <w:pPr>
        <w:widowControl/>
        <w:autoSpaceDE w:val="0"/>
        <w:autoSpaceDN w:val="0"/>
        <w:spacing w:line="500" w:lineRule="exact"/>
        <w:textAlignment w:val="bottom"/>
        <w:rPr>
          <w:b/>
          <w:sz w:val="36"/>
        </w:rPr>
      </w:pPr>
    </w:p>
    <w:p w14:paraId="5FA50261" w14:textId="77777777" w:rsidR="001C0629" w:rsidRDefault="001C0629">
      <w:pPr>
        <w:widowControl/>
        <w:autoSpaceDE w:val="0"/>
        <w:autoSpaceDN w:val="0"/>
        <w:spacing w:line="500" w:lineRule="exact"/>
        <w:textAlignment w:val="bottom"/>
        <w:rPr>
          <w:b/>
          <w:sz w:val="36"/>
        </w:rPr>
      </w:pPr>
    </w:p>
    <w:p w14:paraId="58593474" w14:textId="77777777" w:rsidR="001C0629" w:rsidRDefault="00031510">
      <w:pPr>
        <w:pStyle w:val="aa"/>
        <w:spacing w:line="500" w:lineRule="exact"/>
        <w:ind w:firstLineChars="500" w:firstLine="1807"/>
        <w:rPr>
          <w:b/>
          <w:sz w:val="32"/>
        </w:rPr>
      </w:pPr>
      <w:r>
        <w:rPr>
          <w:rFonts w:hint="eastAsia"/>
          <w:b/>
          <w:sz w:val="36"/>
        </w:rPr>
        <w:t>签订时间：</w:t>
      </w:r>
      <w:r>
        <w:rPr>
          <w:b/>
          <w:sz w:val="36"/>
        </w:rPr>
        <w:t xml:space="preserve">   </w:t>
      </w:r>
      <w:r>
        <w:rPr>
          <w:rFonts w:hint="eastAsia"/>
          <w:b/>
          <w:sz w:val="32"/>
        </w:rPr>
        <w:t>年</w:t>
      </w:r>
      <w:r>
        <w:rPr>
          <w:rFonts w:hint="eastAsia"/>
          <w:b/>
          <w:sz w:val="32"/>
        </w:rPr>
        <w:t xml:space="preserve"> </w:t>
      </w:r>
      <w:r>
        <w:rPr>
          <w:b/>
          <w:sz w:val="32"/>
        </w:rPr>
        <w:t xml:space="preserve">  </w:t>
      </w:r>
      <w:r>
        <w:rPr>
          <w:rFonts w:hint="eastAsia"/>
          <w:b/>
          <w:sz w:val="32"/>
        </w:rPr>
        <w:t>月</w:t>
      </w:r>
      <w:r>
        <w:rPr>
          <w:rFonts w:hint="eastAsia"/>
          <w:b/>
          <w:sz w:val="32"/>
        </w:rPr>
        <w:t xml:space="preserve"> </w:t>
      </w:r>
      <w:r>
        <w:rPr>
          <w:b/>
          <w:sz w:val="32"/>
        </w:rPr>
        <w:t xml:space="preserve">   </w:t>
      </w:r>
      <w:r>
        <w:rPr>
          <w:rFonts w:hint="eastAsia"/>
          <w:b/>
          <w:sz w:val="32"/>
        </w:rPr>
        <w:t>日</w:t>
      </w:r>
    </w:p>
    <w:p w14:paraId="713E3196" w14:textId="77777777" w:rsidR="001C0629" w:rsidRDefault="00031510">
      <w:pPr>
        <w:ind w:firstLineChars="500" w:firstLine="1807"/>
        <w:rPr>
          <w:b/>
          <w:kern w:val="0"/>
          <w:sz w:val="36"/>
          <w:szCs w:val="20"/>
        </w:rPr>
      </w:pPr>
      <w:r>
        <w:rPr>
          <w:b/>
          <w:kern w:val="0"/>
          <w:sz w:val="36"/>
          <w:szCs w:val="20"/>
        </w:rPr>
        <w:t>签订地点：【】</w:t>
      </w:r>
    </w:p>
    <w:p w14:paraId="7A013376" w14:textId="77777777" w:rsidR="001C0629" w:rsidRDefault="001C0629">
      <w:pPr>
        <w:rPr>
          <w:b/>
          <w:kern w:val="0"/>
          <w:sz w:val="36"/>
          <w:szCs w:val="20"/>
        </w:rPr>
      </w:pPr>
    </w:p>
    <w:p w14:paraId="1B202C55" w14:textId="77777777" w:rsidR="001C0629" w:rsidRDefault="001C0629"/>
    <w:p w14:paraId="3C517319" w14:textId="77777777" w:rsidR="001C0629" w:rsidRDefault="001C0629"/>
    <w:p w14:paraId="1BB96518" w14:textId="77777777" w:rsidR="001C0629" w:rsidRDefault="001C0629">
      <w:pPr>
        <w:widowControl/>
        <w:autoSpaceDE w:val="0"/>
        <w:autoSpaceDN w:val="0"/>
        <w:spacing w:line="500" w:lineRule="exact"/>
        <w:textAlignment w:val="bottom"/>
        <w:rPr>
          <w:b/>
          <w:sz w:val="48"/>
        </w:rPr>
      </w:pPr>
    </w:p>
    <w:p w14:paraId="3268097C" w14:textId="77777777" w:rsidR="001C0629" w:rsidRDefault="001C0629">
      <w:pPr>
        <w:widowControl/>
        <w:autoSpaceDE w:val="0"/>
        <w:autoSpaceDN w:val="0"/>
        <w:spacing w:line="500" w:lineRule="exact"/>
        <w:textAlignment w:val="bottom"/>
        <w:rPr>
          <w:b/>
          <w:sz w:val="48"/>
        </w:rPr>
      </w:pPr>
    </w:p>
    <w:p w14:paraId="5C40A3A0" w14:textId="77777777" w:rsidR="001C0629" w:rsidRDefault="001C0629">
      <w:pPr>
        <w:widowControl/>
        <w:autoSpaceDE w:val="0"/>
        <w:autoSpaceDN w:val="0"/>
        <w:spacing w:line="500" w:lineRule="exact"/>
        <w:textAlignment w:val="bottom"/>
        <w:rPr>
          <w:b/>
          <w:sz w:val="48"/>
        </w:rPr>
      </w:pPr>
    </w:p>
    <w:p w14:paraId="36D21934" w14:textId="77777777" w:rsidR="001C0629" w:rsidRDefault="001C0629">
      <w:pPr>
        <w:widowControl/>
        <w:autoSpaceDE w:val="0"/>
        <w:autoSpaceDN w:val="0"/>
        <w:spacing w:line="500" w:lineRule="exact"/>
        <w:textAlignment w:val="bottom"/>
        <w:rPr>
          <w:b/>
          <w:sz w:val="48"/>
        </w:rPr>
      </w:pPr>
    </w:p>
    <w:sdt>
      <w:sdtPr>
        <w:rPr>
          <w:rFonts w:ascii="Times New Roman" w:eastAsia="宋体" w:hAnsi="Times New Roman" w:cs="Times New Roman"/>
          <w:color w:val="auto"/>
          <w:kern w:val="2"/>
          <w:sz w:val="21"/>
          <w:szCs w:val="24"/>
          <w:lang w:val="zh-CN"/>
        </w:rPr>
        <w:id w:val="1372734748"/>
        <w:docPartObj>
          <w:docPartGallery w:val="Table of Contents"/>
          <w:docPartUnique/>
        </w:docPartObj>
      </w:sdtPr>
      <w:sdtEndPr>
        <w:rPr>
          <w:b/>
          <w:bCs/>
        </w:rPr>
      </w:sdtEndPr>
      <w:sdtContent>
        <w:commentRangeStart w:id="1" w:displacedByCustomXml="prev"/>
        <w:p w14:paraId="351D9ED5" w14:textId="77777777" w:rsidR="001C0629" w:rsidRDefault="00031510">
          <w:pPr>
            <w:pStyle w:val="TOC1"/>
            <w:jc w:val="center"/>
            <w:rPr>
              <w:rFonts w:ascii="Times New Roman" w:eastAsia="宋体" w:hAnsi="Times New Roman" w:cs="Times New Roman"/>
              <w:b/>
              <w:color w:val="000000" w:themeColor="text1"/>
            </w:rPr>
          </w:pPr>
          <w:r>
            <w:rPr>
              <w:rFonts w:ascii="Times New Roman" w:eastAsia="宋体" w:hAnsi="Times New Roman" w:cs="Times New Roman"/>
              <w:b/>
              <w:color w:val="000000" w:themeColor="text1"/>
              <w:lang w:val="zh-CN"/>
            </w:rPr>
            <w:t>目录</w:t>
          </w:r>
          <w:commentRangeEnd w:id="1"/>
          <w:r>
            <w:rPr>
              <w:rStyle w:val="af7"/>
              <w:rFonts w:ascii="Times New Roman" w:eastAsia="宋体" w:hAnsi="Times New Roman" w:cs="Times New Roman"/>
              <w:color w:val="auto"/>
              <w:kern w:val="2"/>
            </w:rPr>
            <w:commentReference w:id="1"/>
          </w:r>
        </w:p>
        <w:p w14:paraId="51F87B75"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r>
            <w:fldChar w:fldCharType="begin"/>
          </w:r>
          <w:r>
            <w:instrText xml:space="preserve"> TOC \o "1-3" \h \z \u </w:instrText>
          </w:r>
          <w:r>
            <w:fldChar w:fldCharType="separate"/>
          </w:r>
          <w:hyperlink w:anchor="_Toc135123319" w:history="1">
            <w:r>
              <w:rPr>
                <w:rStyle w:val="af6"/>
              </w:rPr>
              <w:t>第一条</w:t>
            </w:r>
            <w:r>
              <w:rPr>
                <w:rFonts w:asciiTheme="minorHAnsi" w:eastAsiaTheme="minorEastAsia" w:hAnsiTheme="minorHAnsi" w:cstheme="minorBidi"/>
                <w:b w:val="0"/>
                <w:bCs w:val="0"/>
                <w:caps w:val="0"/>
                <w:szCs w:val="22"/>
              </w:rPr>
              <w:tab/>
            </w:r>
            <w:r>
              <w:rPr>
                <w:rStyle w:val="af6"/>
              </w:rPr>
              <w:t>合同标的及价格</w:t>
            </w:r>
            <w:r>
              <w:tab/>
            </w:r>
            <w:r>
              <w:fldChar w:fldCharType="begin"/>
            </w:r>
            <w:r>
              <w:instrText xml:space="preserve"> PAGEREF _Toc135123319 \h </w:instrText>
            </w:r>
            <w:r>
              <w:fldChar w:fldCharType="separate"/>
            </w:r>
            <w:r>
              <w:t>3</w:t>
            </w:r>
            <w:r>
              <w:fldChar w:fldCharType="end"/>
            </w:r>
          </w:hyperlink>
        </w:p>
        <w:p w14:paraId="44A527E5"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0" w:history="1">
            <w:r>
              <w:rPr>
                <w:rStyle w:val="af6"/>
              </w:rPr>
              <w:t>第二条</w:t>
            </w:r>
            <w:r>
              <w:rPr>
                <w:rFonts w:asciiTheme="minorHAnsi" w:eastAsiaTheme="minorEastAsia" w:hAnsiTheme="minorHAnsi" w:cstheme="minorBidi"/>
                <w:b w:val="0"/>
                <w:bCs w:val="0"/>
                <w:caps w:val="0"/>
                <w:szCs w:val="22"/>
              </w:rPr>
              <w:tab/>
            </w:r>
            <w:r>
              <w:rPr>
                <w:rStyle w:val="af6"/>
              </w:rPr>
              <w:t>付款方式</w:t>
            </w:r>
            <w:r>
              <w:tab/>
            </w:r>
            <w:r>
              <w:fldChar w:fldCharType="begin"/>
            </w:r>
            <w:r>
              <w:instrText xml:space="preserve"> PAGEREF _Toc135123320 \h </w:instrText>
            </w:r>
            <w:r>
              <w:fldChar w:fldCharType="separate"/>
            </w:r>
            <w:r>
              <w:t>5</w:t>
            </w:r>
            <w:r>
              <w:fldChar w:fldCharType="end"/>
            </w:r>
          </w:hyperlink>
        </w:p>
        <w:p w14:paraId="0EF867B8"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1" w:history="1">
            <w:r>
              <w:rPr>
                <w:rStyle w:val="af6"/>
              </w:rPr>
              <w:t>第三条</w:t>
            </w:r>
            <w:r>
              <w:rPr>
                <w:rFonts w:asciiTheme="minorHAnsi" w:eastAsiaTheme="minorEastAsia" w:hAnsiTheme="minorHAnsi" w:cstheme="minorBidi"/>
                <w:b w:val="0"/>
                <w:bCs w:val="0"/>
                <w:caps w:val="0"/>
                <w:szCs w:val="22"/>
              </w:rPr>
              <w:tab/>
            </w:r>
            <w:r>
              <w:rPr>
                <w:rStyle w:val="af6"/>
              </w:rPr>
              <w:t>服务质量标准</w:t>
            </w:r>
            <w:r>
              <w:tab/>
            </w:r>
            <w:r>
              <w:fldChar w:fldCharType="begin"/>
            </w:r>
            <w:r>
              <w:instrText xml:space="preserve"> PAGEREF _Toc135123321 \h </w:instrText>
            </w:r>
            <w:r>
              <w:fldChar w:fldCharType="separate"/>
            </w:r>
            <w:r>
              <w:t>6</w:t>
            </w:r>
            <w:r>
              <w:fldChar w:fldCharType="end"/>
            </w:r>
          </w:hyperlink>
        </w:p>
        <w:p w14:paraId="6AAFA40E"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2" w:history="1">
            <w:r>
              <w:rPr>
                <w:rStyle w:val="af6"/>
              </w:rPr>
              <w:t>第四条</w:t>
            </w:r>
            <w:r>
              <w:rPr>
                <w:rFonts w:asciiTheme="minorHAnsi" w:eastAsiaTheme="minorEastAsia" w:hAnsiTheme="minorHAnsi" w:cstheme="minorBidi"/>
                <w:b w:val="0"/>
                <w:bCs w:val="0"/>
                <w:caps w:val="0"/>
                <w:szCs w:val="22"/>
              </w:rPr>
              <w:tab/>
            </w:r>
            <w:r>
              <w:rPr>
                <w:rStyle w:val="af6"/>
              </w:rPr>
              <w:t>服务人员管理</w:t>
            </w:r>
            <w:r>
              <w:tab/>
            </w:r>
            <w:r>
              <w:fldChar w:fldCharType="begin"/>
            </w:r>
            <w:r>
              <w:instrText xml:space="preserve"> PAGEREF _Toc135123322 \h </w:instrText>
            </w:r>
            <w:r>
              <w:fldChar w:fldCharType="separate"/>
            </w:r>
            <w:r>
              <w:t>7</w:t>
            </w:r>
            <w:r>
              <w:fldChar w:fldCharType="end"/>
            </w:r>
          </w:hyperlink>
        </w:p>
        <w:p w14:paraId="6F359F59"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3" w:history="1">
            <w:r>
              <w:rPr>
                <w:rStyle w:val="af6"/>
              </w:rPr>
              <w:t>第五条</w:t>
            </w:r>
            <w:r>
              <w:rPr>
                <w:rFonts w:asciiTheme="minorHAnsi" w:eastAsiaTheme="minorEastAsia" w:hAnsiTheme="minorHAnsi" w:cstheme="minorBidi"/>
                <w:b w:val="0"/>
                <w:bCs w:val="0"/>
                <w:caps w:val="0"/>
                <w:szCs w:val="22"/>
              </w:rPr>
              <w:tab/>
            </w:r>
            <w:r>
              <w:rPr>
                <w:rStyle w:val="af6"/>
              </w:rPr>
              <w:t>交付及验收</w:t>
            </w:r>
            <w:r>
              <w:tab/>
            </w:r>
            <w:r>
              <w:fldChar w:fldCharType="begin"/>
            </w:r>
            <w:r>
              <w:instrText xml:space="preserve"> PAGEREF _Toc135123323 \h </w:instrText>
            </w:r>
            <w:r>
              <w:fldChar w:fldCharType="separate"/>
            </w:r>
            <w:r>
              <w:t>7</w:t>
            </w:r>
            <w:r>
              <w:fldChar w:fldCharType="end"/>
            </w:r>
          </w:hyperlink>
        </w:p>
        <w:p w14:paraId="772F199B"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4" w:history="1">
            <w:r>
              <w:rPr>
                <w:rStyle w:val="af6"/>
              </w:rPr>
              <w:t>第六条</w:t>
            </w:r>
            <w:r>
              <w:rPr>
                <w:rFonts w:asciiTheme="minorHAnsi" w:eastAsiaTheme="minorEastAsia" w:hAnsiTheme="minorHAnsi" w:cstheme="minorBidi"/>
                <w:b w:val="0"/>
                <w:bCs w:val="0"/>
                <w:caps w:val="0"/>
                <w:szCs w:val="22"/>
              </w:rPr>
              <w:tab/>
            </w:r>
            <w:r>
              <w:rPr>
                <w:rStyle w:val="af6"/>
              </w:rPr>
              <w:t>项目实施服务及验收要求</w:t>
            </w:r>
            <w:r>
              <w:tab/>
            </w:r>
            <w:r>
              <w:fldChar w:fldCharType="begin"/>
            </w:r>
            <w:r>
              <w:instrText xml:space="preserve"> PAGEREF _Toc135123324 \h </w:instrText>
            </w:r>
            <w:r>
              <w:fldChar w:fldCharType="separate"/>
            </w:r>
            <w:r>
              <w:t>8</w:t>
            </w:r>
            <w:r>
              <w:fldChar w:fldCharType="end"/>
            </w:r>
          </w:hyperlink>
        </w:p>
        <w:p w14:paraId="64F64E4F"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5" w:history="1">
            <w:r>
              <w:rPr>
                <w:rStyle w:val="af6"/>
              </w:rPr>
              <w:t>第七条</w:t>
            </w:r>
            <w:r>
              <w:rPr>
                <w:rFonts w:asciiTheme="minorHAnsi" w:eastAsiaTheme="minorEastAsia" w:hAnsiTheme="minorHAnsi" w:cstheme="minorBidi"/>
                <w:b w:val="0"/>
                <w:bCs w:val="0"/>
                <w:caps w:val="0"/>
                <w:szCs w:val="22"/>
              </w:rPr>
              <w:tab/>
            </w:r>
            <w:r>
              <w:rPr>
                <w:rStyle w:val="af6"/>
              </w:rPr>
              <w:t>质保与运维</w:t>
            </w:r>
            <w:r>
              <w:tab/>
            </w:r>
            <w:r>
              <w:fldChar w:fldCharType="begin"/>
            </w:r>
            <w:r>
              <w:instrText xml:space="preserve"> PAG</w:instrText>
            </w:r>
            <w:r>
              <w:instrText xml:space="preserve">EREF _Toc135123325 \h </w:instrText>
            </w:r>
            <w:r>
              <w:fldChar w:fldCharType="separate"/>
            </w:r>
            <w:r>
              <w:t>9</w:t>
            </w:r>
            <w:r>
              <w:fldChar w:fldCharType="end"/>
            </w:r>
          </w:hyperlink>
        </w:p>
        <w:p w14:paraId="58272868"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6" w:history="1">
            <w:r>
              <w:rPr>
                <w:rStyle w:val="af6"/>
              </w:rPr>
              <w:t>第八条</w:t>
            </w:r>
            <w:r>
              <w:rPr>
                <w:rFonts w:asciiTheme="minorHAnsi" w:eastAsiaTheme="minorEastAsia" w:hAnsiTheme="minorHAnsi" w:cstheme="minorBidi"/>
                <w:b w:val="0"/>
                <w:bCs w:val="0"/>
                <w:caps w:val="0"/>
                <w:szCs w:val="22"/>
              </w:rPr>
              <w:tab/>
            </w:r>
            <w:r>
              <w:rPr>
                <w:rStyle w:val="af6"/>
              </w:rPr>
              <w:t>承诺与保证</w:t>
            </w:r>
            <w:r>
              <w:tab/>
            </w:r>
            <w:r>
              <w:fldChar w:fldCharType="begin"/>
            </w:r>
            <w:r>
              <w:instrText xml:space="preserve"> PAGEREF _Toc135123326 \h </w:instrText>
            </w:r>
            <w:r>
              <w:fldChar w:fldCharType="separate"/>
            </w:r>
            <w:r>
              <w:t>9</w:t>
            </w:r>
            <w:r>
              <w:fldChar w:fldCharType="end"/>
            </w:r>
          </w:hyperlink>
        </w:p>
        <w:p w14:paraId="7145F359"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7" w:history="1">
            <w:r>
              <w:rPr>
                <w:rStyle w:val="af6"/>
              </w:rPr>
              <w:t>第九条</w:t>
            </w:r>
            <w:r>
              <w:rPr>
                <w:rFonts w:asciiTheme="minorHAnsi" w:eastAsiaTheme="minorEastAsia" w:hAnsiTheme="minorHAnsi" w:cstheme="minorBidi"/>
                <w:b w:val="0"/>
                <w:bCs w:val="0"/>
                <w:caps w:val="0"/>
                <w:szCs w:val="22"/>
              </w:rPr>
              <w:tab/>
            </w:r>
            <w:r>
              <w:rPr>
                <w:rStyle w:val="af6"/>
              </w:rPr>
              <w:t>保密责任</w:t>
            </w:r>
            <w:r>
              <w:tab/>
            </w:r>
            <w:r>
              <w:fldChar w:fldCharType="begin"/>
            </w:r>
            <w:r>
              <w:instrText xml:space="preserve"> PAGEREF _Toc135123327 \h </w:instrText>
            </w:r>
            <w:r>
              <w:fldChar w:fldCharType="separate"/>
            </w:r>
            <w:r>
              <w:t>11</w:t>
            </w:r>
            <w:r>
              <w:fldChar w:fldCharType="end"/>
            </w:r>
          </w:hyperlink>
        </w:p>
        <w:p w14:paraId="239587CF" w14:textId="77777777" w:rsidR="001C0629" w:rsidRDefault="00031510">
          <w:pPr>
            <w:pStyle w:val="11"/>
            <w:tabs>
              <w:tab w:val="left" w:pos="1050"/>
              <w:tab w:val="right" w:leader="dot" w:pos="9771"/>
            </w:tabs>
            <w:rPr>
              <w:rFonts w:asciiTheme="minorHAnsi" w:eastAsiaTheme="minorEastAsia" w:hAnsiTheme="minorHAnsi" w:cstheme="minorBidi"/>
              <w:b w:val="0"/>
              <w:bCs w:val="0"/>
              <w:caps w:val="0"/>
              <w:szCs w:val="22"/>
            </w:rPr>
          </w:pPr>
          <w:hyperlink w:anchor="_Toc135123328" w:history="1">
            <w:r>
              <w:rPr>
                <w:rStyle w:val="af6"/>
              </w:rPr>
              <w:t>第十条</w:t>
            </w:r>
            <w:r>
              <w:rPr>
                <w:rFonts w:asciiTheme="minorHAnsi" w:eastAsiaTheme="minorEastAsia" w:hAnsiTheme="minorHAnsi" w:cstheme="minorBidi"/>
                <w:b w:val="0"/>
                <w:bCs w:val="0"/>
                <w:caps w:val="0"/>
                <w:szCs w:val="22"/>
              </w:rPr>
              <w:tab/>
            </w:r>
            <w:r>
              <w:rPr>
                <w:rStyle w:val="af6"/>
              </w:rPr>
              <w:t>禁止分包</w:t>
            </w:r>
            <w:r>
              <w:rPr>
                <w:rStyle w:val="af6"/>
              </w:rPr>
              <w:t>/</w:t>
            </w:r>
            <w:r>
              <w:rPr>
                <w:rStyle w:val="af6"/>
              </w:rPr>
              <w:t>转包</w:t>
            </w:r>
            <w:r>
              <w:tab/>
            </w:r>
            <w:r>
              <w:fldChar w:fldCharType="begin"/>
            </w:r>
            <w:r>
              <w:instrText xml:space="preserve"> PAGEREF _Toc135123328 \h </w:instrText>
            </w:r>
            <w:r>
              <w:fldChar w:fldCharType="separate"/>
            </w:r>
            <w:r>
              <w:t>11</w:t>
            </w:r>
            <w:r>
              <w:fldChar w:fldCharType="end"/>
            </w:r>
          </w:hyperlink>
        </w:p>
        <w:p w14:paraId="3A87C805" w14:textId="77777777" w:rsidR="001C0629" w:rsidRDefault="00031510">
          <w:pPr>
            <w:pStyle w:val="11"/>
            <w:tabs>
              <w:tab w:val="left" w:pos="1260"/>
              <w:tab w:val="right" w:leader="dot" w:pos="9771"/>
            </w:tabs>
            <w:rPr>
              <w:rFonts w:asciiTheme="minorHAnsi" w:eastAsiaTheme="minorEastAsia" w:hAnsiTheme="minorHAnsi" w:cstheme="minorBidi"/>
              <w:b w:val="0"/>
              <w:bCs w:val="0"/>
              <w:caps w:val="0"/>
              <w:szCs w:val="22"/>
            </w:rPr>
          </w:pPr>
          <w:hyperlink w:anchor="_Toc135123329" w:history="1">
            <w:r>
              <w:rPr>
                <w:rStyle w:val="af6"/>
              </w:rPr>
              <w:t>第十一条</w:t>
            </w:r>
            <w:r>
              <w:rPr>
                <w:rFonts w:asciiTheme="minorHAnsi" w:eastAsiaTheme="minorEastAsia" w:hAnsiTheme="minorHAnsi" w:cstheme="minorBidi"/>
                <w:b w:val="0"/>
                <w:bCs w:val="0"/>
                <w:caps w:val="0"/>
                <w:szCs w:val="22"/>
              </w:rPr>
              <w:tab/>
            </w:r>
            <w:r>
              <w:rPr>
                <w:rStyle w:val="af6"/>
              </w:rPr>
              <w:t>违约责任</w:t>
            </w:r>
            <w:r>
              <w:tab/>
            </w:r>
            <w:r>
              <w:fldChar w:fldCharType="begin"/>
            </w:r>
            <w:r>
              <w:instrText xml:space="preserve"> PAGEREF _Toc135123329 \h </w:instrText>
            </w:r>
            <w:r>
              <w:fldChar w:fldCharType="separate"/>
            </w:r>
            <w:r>
              <w:t>11</w:t>
            </w:r>
            <w:r>
              <w:fldChar w:fldCharType="end"/>
            </w:r>
          </w:hyperlink>
        </w:p>
        <w:p w14:paraId="06114E06" w14:textId="77777777" w:rsidR="001C0629" w:rsidRDefault="00031510">
          <w:pPr>
            <w:pStyle w:val="11"/>
            <w:tabs>
              <w:tab w:val="left" w:pos="1260"/>
              <w:tab w:val="right" w:leader="dot" w:pos="9771"/>
            </w:tabs>
            <w:rPr>
              <w:rFonts w:asciiTheme="minorHAnsi" w:eastAsiaTheme="minorEastAsia" w:hAnsiTheme="minorHAnsi" w:cstheme="minorBidi"/>
              <w:b w:val="0"/>
              <w:bCs w:val="0"/>
              <w:caps w:val="0"/>
              <w:szCs w:val="22"/>
            </w:rPr>
          </w:pPr>
          <w:hyperlink w:anchor="_Toc135123330" w:history="1">
            <w:r>
              <w:rPr>
                <w:rStyle w:val="af6"/>
              </w:rPr>
              <w:t>第十二条</w:t>
            </w:r>
            <w:r>
              <w:rPr>
                <w:rFonts w:asciiTheme="minorHAnsi" w:eastAsiaTheme="minorEastAsia" w:hAnsiTheme="minorHAnsi" w:cstheme="minorBidi"/>
                <w:b w:val="0"/>
                <w:bCs w:val="0"/>
                <w:caps w:val="0"/>
                <w:szCs w:val="22"/>
              </w:rPr>
              <w:tab/>
            </w:r>
            <w:r>
              <w:rPr>
                <w:rStyle w:val="af6"/>
              </w:rPr>
              <w:t>不可抗力</w:t>
            </w:r>
            <w:r>
              <w:tab/>
            </w:r>
            <w:r>
              <w:fldChar w:fldCharType="begin"/>
            </w:r>
            <w:r>
              <w:instrText xml:space="preserve"> PAGEREF _Toc135123330 \h </w:instrText>
            </w:r>
            <w:r>
              <w:fldChar w:fldCharType="separate"/>
            </w:r>
            <w:r>
              <w:t>12</w:t>
            </w:r>
            <w:r>
              <w:fldChar w:fldCharType="end"/>
            </w:r>
          </w:hyperlink>
        </w:p>
        <w:p w14:paraId="60EAE65D" w14:textId="77777777" w:rsidR="001C0629" w:rsidRDefault="00031510">
          <w:pPr>
            <w:pStyle w:val="11"/>
            <w:tabs>
              <w:tab w:val="left" w:pos="1260"/>
              <w:tab w:val="right" w:leader="dot" w:pos="9771"/>
            </w:tabs>
            <w:rPr>
              <w:rFonts w:asciiTheme="minorHAnsi" w:eastAsiaTheme="minorEastAsia" w:hAnsiTheme="minorHAnsi" w:cstheme="minorBidi"/>
              <w:b w:val="0"/>
              <w:bCs w:val="0"/>
              <w:caps w:val="0"/>
              <w:szCs w:val="22"/>
            </w:rPr>
          </w:pPr>
          <w:hyperlink w:anchor="_Toc135123331" w:history="1">
            <w:r>
              <w:rPr>
                <w:rStyle w:val="af6"/>
              </w:rPr>
              <w:t>第十三条</w:t>
            </w:r>
            <w:r>
              <w:rPr>
                <w:rFonts w:asciiTheme="minorHAnsi" w:eastAsiaTheme="minorEastAsia" w:hAnsiTheme="minorHAnsi" w:cstheme="minorBidi"/>
                <w:b w:val="0"/>
                <w:bCs w:val="0"/>
                <w:caps w:val="0"/>
                <w:szCs w:val="22"/>
              </w:rPr>
              <w:tab/>
            </w:r>
            <w:r>
              <w:rPr>
                <w:rStyle w:val="af6"/>
              </w:rPr>
              <w:t>法律适用和争议解决</w:t>
            </w:r>
            <w:r>
              <w:tab/>
            </w:r>
            <w:r>
              <w:fldChar w:fldCharType="begin"/>
            </w:r>
            <w:r>
              <w:instrText xml:space="preserve"> PAGEREF _Toc135123331 \h </w:instrText>
            </w:r>
            <w:r>
              <w:fldChar w:fldCharType="separate"/>
            </w:r>
            <w:r>
              <w:t>13</w:t>
            </w:r>
            <w:r>
              <w:fldChar w:fldCharType="end"/>
            </w:r>
          </w:hyperlink>
        </w:p>
        <w:p w14:paraId="2E9461BE" w14:textId="77777777" w:rsidR="001C0629" w:rsidRDefault="00031510">
          <w:pPr>
            <w:pStyle w:val="11"/>
            <w:tabs>
              <w:tab w:val="left" w:pos="1260"/>
              <w:tab w:val="right" w:leader="dot" w:pos="9771"/>
            </w:tabs>
            <w:rPr>
              <w:rFonts w:asciiTheme="minorHAnsi" w:eastAsiaTheme="minorEastAsia" w:hAnsiTheme="minorHAnsi" w:cstheme="minorBidi"/>
              <w:b w:val="0"/>
              <w:bCs w:val="0"/>
              <w:caps w:val="0"/>
              <w:szCs w:val="22"/>
            </w:rPr>
          </w:pPr>
          <w:hyperlink w:anchor="_Toc135123332" w:history="1">
            <w:r>
              <w:rPr>
                <w:rStyle w:val="af6"/>
              </w:rPr>
              <w:t>第十四条</w:t>
            </w:r>
            <w:r>
              <w:rPr>
                <w:rFonts w:asciiTheme="minorHAnsi" w:eastAsiaTheme="minorEastAsia" w:hAnsiTheme="minorHAnsi" w:cstheme="minorBidi"/>
                <w:b w:val="0"/>
                <w:bCs w:val="0"/>
                <w:caps w:val="0"/>
                <w:szCs w:val="22"/>
              </w:rPr>
              <w:tab/>
            </w:r>
            <w:r>
              <w:rPr>
                <w:rStyle w:val="af6"/>
              </w:rPr>
              <w:t>特别约定</w:t>
            </w:r>
            <w:r>
              <w:tab/>
            </w:r>
            <w:r>
              <w:fldChar w:fldCharType="begin"/>
            </w:r>
            <w:r>
              <w:instrText xml:space="preserve"> PAG</w:instrText>
            </w:r>
            <w:r>
              <w:instrText xml:space="preserve">EREF _Toc135123332 \h </w:instrText>
            </w:r>
            <w:r>
              <w:fldChar w:fldCharType="separate"/>
            </w:r>
            <w:r>
              <w:t>13</w:t>
            </w:r>
            <w:r>
              <w:fldChar w:fldCharType="end"/>
            </w:r>
          </w:hyperlink>
        </w:p>
        <w:p w14:paraId="0D767557" w14:textId="77777777" w:rsidR="001C0629" w:rsidRDefault="00031510">
          <w:pPr>
            <w:pStyle w:val="11"/>
            <w:tabs>
              <w:tab w:val="left" w:pos="1260"/>
              <w:tab w:val="right" w:leader="dot" w:pos="9771"/>
            </w:tabs>
            <w:rPr>
              <w:rFonts w:asciiTheme="minorHAnsi" w:eastAsiaTheme="minorEastAsia" w:hAnsiTheme="minorHAnsi" w:cstheme="minorBidi"/>
              <w:b w:val="0"/>
              <w:bCs w:val="0"/>
              <w:caps w:val="0"/>
              <w:szCs w:val="22"/>
            </w:rPr>
          </w:pPr>
          <w:hyperlink w:anchor="_Toc135123333" w:history="1">
            <w:r>
              <w:rPr>
                <w:rStyle w:val="af6"/>
              </w:rPr>
              <w:t>第十五条</w:t>
            </w:r>
            <w:r>
              <w:rPr>
                <w:rFonts w:asciiTheme="minorHAnsi" w:eastAsiaTheme="minorEastAsia" w:hAnsiTheme="minorHAnsi" w:cstheme="minorBidi"/>
                <w:b w:val="0"/>
                <w:bCs w:val="0"/>
                <w:caps w:val="0"/>
                <w:szCs w:val="22"/>
              </w:rPr>
              <w:tab/>
            </w:r>
            <w:r>
              <w:rPr>
                <w:rStyle w:val="af6"/>
              </w:rPr>
              <w:t>合同生效、终止及其他</w:t>
            </w:r>
            <w:r>
              <w:tab/>
            </w:r>
            <w:r>
              <w:fldChar w:fldCharType="begin"/>
            </w:r>
            <w:r>
              <w:instrText xml:space="preserve"> PAGEREF _Toc135123333 \h </w:instrText>
            </w:r>
            <w:r>
              <w:fldChar w:fldCharType="separate"/>
            </w:r>
            <w:r>
              <w:t>15</w:t>
            </w:r>
            <w:r>
              <w:fldChar w:fldCharType="end"/>
            </w:r>
          </w:hyperlink>
        </w:p>
        <w:p w14:paraId="148050BE" w14:textId="77777777" w:rsidR="001C0629" w:rsidRDefault="00031510">
          <w:pPr>
            <w:pStyle w:val="11"/>
            <w:tabs>
              <w:tab w:val="left" w:pos="1260"/>
              <w:tab w:val="right" w:leader="dot" w:pos="9771"/>
            </w:tabs>
            <w:rPr>
              <w:rFonts w:asciiTheme="minorHAnsi" w:eastAsiaTheme="minorEastAsia" w:hAnsiTheme="minorHAnsi" w:cstheme="minorBidi"/>
              <w:b w:val="0"/>
              <w:bCs w:val="0"/>
              <w:caps w:val="0"/>
              <w:szCs w:val="22"/>
            </w:rPr>
          </w:pPr>
          <w:hyperlink w:anchor="_Toc135123334" w:history="1">
            <w:r>
              <w:rPr>
                <w:rStyle w:val="af6"/>
              </w:rPr>
              <w:t>第十六条</w:t>
            </w:r>
            <w:r>
              <w:rPr>
                <w:rFonts w:asciiTheme="minorHAnsi" w:eastAsiaTheme="minorEastAsia" w:hAnsiTheme="minorHAnsi" w:cstheme="minorBidi"/>
                <w:b w:val="0"/>
                <w:bCs w:val="0"/>
                <w:caps w:val="0"/>
                <w:szCs w:val="22"/>
              </w:rPr>
              <w:tab/>
            </w:r>
            <w:r>
              <w:rPr>
                <w:rStyle w:val="af6"/>
              </w:rPr>
              <w:t>本合同所涉及交付物</w:t>
            </w:r>
            <w:r>
              <w:tab/>
            </w:r>
            <w:r>
              <w:fldChar w:fldCharType="begin"/>
            </w:r>
            <w:r>
              <w:instrText xml:space="preserve"> PAGEREF _Toc135123334 \h </w:instrText>
            </w:r>
            <w:r>
              <w:fldChar w:fldCharType="separate"/>
            </w:r>
            <w:r>
              <w:t>16</w:t>
            </w:r>
            <w:r>
              <w:fldChar w:fldCharType="end"/>
            </w:r>
          </w:hyperlink>
        </w:p>
        <w:p w14:paraId="19A63D1A" w14:textId="77777777" w:rsidR="001C0629" w:rsidRDefault="00031510">
          <w:pPr>
            <w:pStyle w:val="11"/>
            <w:tabs>
              <w:tab w:val="right" w:leader="dot" w:pos="9771"/>
            </w:tabs>
            <w:rPr>
              <w:rFonts w:asciiTheme="minorHAnsi" w:eastAsiaTheme="minorEastAsia" w:hAnsiTheme="minorHAnsi" w:cstheme="minorBidi"/>
              <w:b w:val="0"/>
              <w:bCs w:val="0"/>
              <w:caps w:val="0"/>
              <w:szCs w:val="22"/>
            </w:rPr>
          </w:pPr>
          <w:hyperlink w:anchor="_Toc135123335" w:history="1">
            <w:r>
              <w:rPr>
                <w:rStyle w:val="af6"/>
                <w:rFonts w:ascii="宋体" w:hAnsi="宋体" w:cs="宋体"/>
                <w:kern w:val="44"/>
              </w:rPr>
              <w:t>附件一：《项目</w:t>
            </w:r>
            <w:r>
              <w:rPr>
                <w:rStyle w:val="af6"/>
                <w:rFonts w:ascii="宋体" w:hAnsi="宋体" w:cs="宋体"/>
                <w:kern w:val="44"/>
              </w:rPr>
              <w:t>URS</w:t>
            </w:r>
            <w:r>
              <w:rPr>
                <w:rStyle w:val="af6"/>
                <w:rFonts w:ascii="宋体" w:hAnsi="宋体" w:cs="宋体"/>
                <w:kern w:val="44"/>
              </w:rPr>
              <w:t>说明书》</w:t>
            </w:r>
            <w:r>
              <w:tab/>
            </w:r>
            <w:r>
              <w:fldChar w:fldCharType="begin"/>
            </w:r>
            <w:r>
              <w:instrText xml:space="preserve"> PAGEREF _Toc135123335 \h </w:instrText>
            </w:r>
            <w:r>
              <w:fldChar w:fldCharType="separate"/>
            </w:r>
            <w:r>
              <w:t>18</w:t>
            </w:r>
            <w:r>
              <w:fldChar w:fldCharType="end"/>
            </w:r>
          </w:hyperlink>
        </w:p>
        <w:p w14:paraId="1982CB24" w14:textId="77777777" w:rsidR="001C0629" w:rsidRDefault="00031510">
          <w:pPr>
            <w:pStyle w:val="11"/>
            <w:tabs>
              <w:tab w:val="right" w:leader="dot" w:pos="9771"/>
            </w:tabs>
            <w:rPr>
              <w:rFonts w:asciiTheme="minorHAnsi" w:eastAsiaTheme="minorEastAsia" w:hAnsiTheme="minorHAnsi" w:cstheme="minorBidi"/>
              <w:b w:val="0"/>
              <w:bCs w:val="0"/>
              <w:caps w:val="0"/>
              <w:szCs w:val="22"/>
            </w:rPr>
          </w:pPr>
          <w:hyperlink w:anchor="_Toc135123336" w:history="1">
            <w:r>
              <w:rPr>
                <w:rStyle w:val="af6"/>
                <w:rFonts w:ascii="宋体" w:hAnsi="宋体" w:cs="宋体"/>
                <w:kern w:val="44"/>
              </w:rPr>
              <w:t>附件二：《项目工作说明书》</w:t>
            </w:r>
            <w:r>
              <w:tab/>
            </w:r>
            <w:r>
              <w:fldChar w:fldCharType="begin"/>
            </w:r>
            <w:r>
              <w:instrText xml:space="preserve"> PAGEREF _Toc135123336 \h </w:instrText>
            </w:r>
            <w:r>
              <w:fldChar w:fldCharType="separate"/>
            </w:r>
            <w:r>
              <w:t>19</w:t>
            </w:r>
            <w:r>
              <w:fldChar w:fldCharType="end"/>
            </w:r>
          </w:hyperlink>
        </w:p>
        <w:p w14:paraId="49B7DC80" w14:textId="77777777" w:rsidR="001C0629" w:rsidRDefault="00031510">
          <w:pPr>
            <w:pStyle w:val="22"/>
            <w:tabs>
              <w:tab w:val="left" w:pos="840"/>
              <w:tab w:val="right" w:leader="dot" w:pos="9771"/>
            </w:tabs>
            <w:rPr>
              <w:rFonts w:asciiTheme="minorHAnsi" w:eastAsiaTheme="minorEastAsia" w:hAnsiTheme="minorHAnsi" w:cstheme="minorBidi"/>
              <w:smallCaps w:val="0"/>
              <w:szCs w:val="22"/>
            </w:rPr>
          </w:pPr>
          <w:hyperlink w:anchor="_Toc135123337" w:history="1">
            <w:r>
              <w:rPr>
                <w:rStyle w:val="af6"/>
                <w:rFonts w:ascii="宋体" w:hAnsi="宋体"/>
                <w:b/>
                <w:kern w:val="0"/>
              </w:rPr>
              <w:t>1.</w:t>
            </w:r>
            <w:r>
              <w:rPr>
                <w:rFonts w:asciiTheme="minorHAnsi" w:eastAsiaTheme="minorEastAsia" w:hAnsiTheme="minorHAnsi" w:cstheme="minorBidi"/>
                <w:smallCaps w:val="0"/>
                <w:szCs w:val="22"/>
              </w:rPr>
              <w:tab/>
            </w:r>
            <w:r>
              <w:rPr>
                <w:rStyle w:val="af6"/>
                <w:rFonts w:ascii="宋体" w:hAnsi="宋体"/>
                <w:b/>
                <w:kern w:val="0"/>
              </w:rPr>
              <w:t>服务说明</w:t>
            </w:r>
            <w:r>
              <w:tab/>
            </w:r>
            <w:r>
              <w:fldChar w:fldCharType="begin"/>
            </w:r>
            <w:r>
              <w:instrText xml:space="preserve"> PAGEREF _Toc135123337 \h </w:instrText>
            </w:r>
            <w:r>
              <w:fldChar w:fldCharType="separate"/>
            </w:r>
            <w:r>
              <w:t>19</w:t>
            </w:r>
            <w:r>
              <w:fldChar w:fldCharType="end"/>
            </w:r>
          </w:hyperlink>
        </w:p>
        <w:p w14:paraId="2D92EBB9"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38" w:history="1">
            <w:r>
              <w:rPr>
                <w:rStyle w:val="af6"/>
                <w:rFonts w:ascii="宋体" w:hAnsi="宋体"/>
                <w:b/>
                <w:kern w:val="0"/>
              </w:rPr>
              <w:t>1.1</w:t>
            </w:r>
            <w:r>
              <w:rPr>
                <w:rFonts w:asciiTheme="minorHAnsi" w:eastAsiaTheme="minorEastAsia" w:hAnsiTheme="minorHAnsi" w:cstheme="minorBidi"/>
                <w:i w:val="0"/>
                <w:iCs w:val="0"/>
                <w:szCs w:val="22"/>
              </w:rPr>
              <w:tab/>
            </w:r>
            <w:r>
              <w:rPr>
                <w:rStyle w:val="af6"/>
                <w:rFonts w:ascii="宋体" w:hAnsi="宋体"/>
                <w:b/>
                <w:kern w:val="0"/>
              </w:rPr>
              <w:t>背景</w:t>
            </w:r>
            <w:r>
              <w:tab/>
            </w:r>
            <w:r>
              <w:fldChar w:fldCharType="begin"/>
            </w:r>
            <w:r>
              <w:instrText xml:space="preserve"> PAGEREF _Toc</w:instrText>
            </w:r>
            <w:r>
              <w:instrText xml:space="preserve">135123338 \h </w:instrText>
            </w:r>
            <w:r>
              <w:fldChar w:fldCharType="separate"/>
            </w:r>
            <w:r>
              <w:t>19</w:t>
            </w:r>
            <w:r>
              <w:fldChar w:fldCharType="end"/>
            </w:r>
          </w:hyperlink>
        </w:p>
        <w:p w14:paraId="7869EE26"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39" w:history="1">
            <w:r>
              <w:rPr>
                <w:rStyle w:val="af6"/>
                <w:rFonts w:ascii="宋体" w:hAnsi="宋体"/>
                <w:b/>
                <w:kern w:val="0"/>
              </w:rPr>
              <w:t>1.2</w:t>
            </w:r>
            <w:r>
              <w:rPr>
                <w:rFonts w:asciiTheme="minorHAnsi" w:eastAsiaTheme="minorEastAsia" w:hAnsiTheme="minorHAnsi" w:cstheme="minorBidi"/>
                <w:i w:val="0"/>
                <w:iCs w:val="0"/>
                <w:szCs w:val="22"/>
              </w:rPr>
              <w:tab/>
            </w:r>
            <w:r>
              <w:rPr>
                <w:rStyle w:val="af6"/>
                <w:rFonts w:ascii="宋体" w:hAnsi="宋体"/>
                <w:b/>
                <w:kern w:val="0"/>
              </w:rPr>
              <w:t>范围</w:t>
            </w:r>
            <w:r>
              <w:tab/>
            </w:r>
            <w:r>
              <w:fldChar w:fldCharType="begin"/>
            </w:r>
            <w:r>
              <w:instrText xml:space="preserve"> PAGEREF _Toc135123339 \h </w:instrText>
            </w:r>
            <w:r>
              <w:fldChar w:fldCharType="separate"/>
            </w:r>
            <w:r>
              <w:t>19</w:t>
            </w:r>
            <w:r>
              <w:fldChar w:fldCharType="end"/>
            </w:r>
          </w:hyperlink>
        </w:p>
        <w:p w14:paraId="12E20EC2"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40" w:history="1">
            <w:r>
              <w:rPr>
                <w:rStyle w:val="af6"/>
                <w:rFonts w:ascii="宋体" w:hAnsi="宋体"/>
                <w:b/>
                <w:kern w:val="0"/>
              </w:rPr>
              <w:t>1.3</w:t>
            </w:r>
            <w:r>
              <w:rPr>
                <w:rFonts w:asciiTheme="minorHAnsi" w:eastAsiaTheme="minorEastAsia" w:hAnsiTheme="minorHAnsi" w:cstheme="minorBidi"/>
                <w:i w:val="0"/>
                <w:iCs w:val="0"/>
                <w:szCs w:val="22"/>
              </w:rPr>
              <w:tab/>
            </w:r>
            <w:r>
              <w:rPr>
                <w:rStyle w:val="af6"/>
                <w:rFonts w:ascii="宋体" w:hAnsi="宋体"/>
                <w:b/>
                <w:kern w:val="0"/>
              </w:rPr>
              <w:t>义务与责任</w:t>
            </w:r>
            <w:r>
              <w:tab/>
            </w:r>
            <w:r>
              <w:fldChar w:fldCharType="begin"/>
            </w:r>
            <w:r>
              <w:instrText xml:space="preserve"> PAGEREF _Toc135123340 \h </w:instrText>
            </w:r>
            <w:r>
              <w:fldChar w:fldCharType="separate"/>
            </w:r>
            <w:r>
              <w:t>19</w:t>
            </w:r>
            <w:r>
              <w:fldChar w:fldCharType="end"/>
            </w:r>
          </w:hyperlink>
        </w:p>
        <w:p w14:paraId="055CF223" w14:textId="77777777" w:rsidR="001C0629" w:rsidRDefault="00031510">
          <w:pPr>
            <w:pStyle w:val="22"/>
            <w:tabs>
              <w:tab w:val="left" w:pos="840"/>
              <w:tab w:val="right" w:leader="dot" w:pos="9771"/>
            </w:tabs>
            <w:rPr>
              <w:rFonts w:asciiTheme="minorHAnsi" w:eastAsiaTheme="minorEastAsia" w:hAnsiTheme="minorHAnsi" w:cstheme="minorBidi"/>
              <w:smallCaps w:val="0"/>
              <w:szCs w:val="22"/>
            </w:rPr>
          </w:pPr>
          <w:hyperlink w:anchor="_Toc135123341" w:history="1">
            <w:r>
              <w:rPr>
                <w:rStyle w:val="af6"/>
                <w:rFonts w:ascii="宋体" w:hAnsi="宋体"/>
                <w:b/>
                <w:kern w:val="0"/>
              </w:rPr>
              <w:t>2.</w:t>
            </w:r>
            <w:r>
              <w:rPr>
                <w:rFonts w:asciiTheme="minorHAnsi" w:eastAsiaTheme="minorEastAsia" w:hAnsiTheme="minorHAnsi" w:cstheme="minorBidi"/>
                <w:smallCaps w:val="0"/>
                <w:szCs w:val="22"/>
              </w:rPr>
              <w:tab/>
            </w:r>
            <w:r>
              <w:rPr>
                <w:rStyle w:val="af6"/>
                <w:rFonts w:ascii="宋体" w:hAnsi="宋体"/>
                <w:b/>
                <w:kern w:val="0"/>
              </w:rPr>
              <w:t>项目计划</w:t>
            </w:r>
            <w:r>
              <w:tab/>
            </w:r>
            <w:r>
              <w:fldChar w:fldCharType="begin"/>
            </w:r>
            <w:r>
              <w:instrText xml:space="preserve"> PAGEREF _Toc135123341 \h </w:instrText>
            </w:r>
            <w:r>
              <w:fldChar w:fldCharType="separate"/>
            </w:r>
            <w:r>
              <w:t>26</w:t>
            </w:r>
            <w:r>
              <w:fldChar w:fldCharType="end"/>
            </w:r>
          </w:hyperlink>
        </w:p>
        <w:p w14:paraId="59C1CB08" w14:textId="77777777" w:rsidR="001C0629" w:rsidRDefault="00031510">
          <w:pPr>
            <w:pStyle w:val="22"/>
            <w:tabs>
              <w:tab w:val="left" w:pos="840"/>
              <w:tab w:val="right" w:leader="dot" w:pos="9771"/>
            </w:tabs>
            <w:rPr>
              <w:rFonts w:asciiTheme="minorHAnsi" w:eastAsiaTheme="minorEastAsia" w:hAnsiTheme="minorHAnsi" w:cstheme="minorBidi"/>
              <w:smallCaps w:val="0"/>
              <w:szCs w:val="22"/>
            </w:rPr>
          </w:pPr>
          <w:hyperlink w:anchor="_Toc135123342" w:history="1">
            <w:r>
              <w:rPr>
                <w:rStyle w:val="af6"/>
                <w:rFonts w:ascii="宋体" w:hAnsi="宋体"/>
                <w:b/>
                <w:kern w:val="0"/>
              </w:rPr>
              <w:t>3.</w:t>
            </w:r>
            <w:r>
              <w:rPr>
                <w:rFonts w:asciiTheme="minorHAnsi" w:eastAsiaTheme="minorEastAsia" w:hAnsiTheme="minorHAnsi" w:cstheme="minorBidi"/>
                <w:smallCaps w:val="0"/>
                <w:szCs w:val="22"/>
              </w:rPr>
              <w:tab/>
            </w:r>
            <w:r>
              <w:rPr>
                <w:rStyle w:val="af6"/>
                <w:rFonts w:ascii="宋体" w:hAnsi="宋体"/>
                <w:b/>
                <w:kern w:val="0"/>
              </w:rPr>
              <w:t>项目组织架构与职责</w:t>
            </w:r>
            <w:r>
              <w:tab/>
            </w:r>
            <w:r>
              <w:fldChar w:fldCharType="begin"/>
            </w:r>
            <w:r>
              <w:instrText xml:space="preserve"> PAGEREF _Toc135123342 \h </w:instrText>
            </w:r>
            <w:r>
              <w:fldChar w:fldCharType="separate"/>
            </w:r>
            <w:r>
              <w:t>26</w:t>
            </w:r>
            <w:r>
              <w:fldChar w:fldCharType="end"/>
            </w:r>
          </w:hyperlink>
        </w:p>
        <w:p w14:paraId="7A96D316" w14:textId="77777777" w:rsidR="001C0629" w:rsidRDefault="00031510">
          <w:pPr>
            <w:pStyle w:val="22"/>
            <w:tabs>
              <w:tab w:val="left" w:pos="840"/>
              <w:tab w:val="right" w:leader="dot" w:pos="9771"/>
            </w:tabs>
            <w:rPr>
              <w:rFonts w:asciiTheme="minorHAnsi" w:eastAsiaTheme="minorEastAsia" w:hAnsiTheme="minorHAnsi" w:cstheme="minorBidi"/>
              <w:smallCaps w:val="0"/>
              <w:szCs w:val="22"/>
            </w:rPr>
          </w:pPr>
          <w:hyperlink w:anchor="_Toc135123343" w:history="1">
            <w:r>
              <w:rPr>
                <w:rStyle w:val="af6"/>
                <w:rFonts w:ascii="宋体" w:hAnsi="宋体"/>
                <w:b/>
                <w:kern w:val="0"/>
              </w:rPr>
              <w:t>4.</w:t>
            </w:r>
            <w:r>
              <w:rPr>
                <w:rFonts w:asciiTheme="minorHAnsi" w:eastAsiaTheme="minorEastAsia" w:hAnsiTheme="minorHAnsi" w:cstheme="minorBidi"/>
                <w:smallCaps w:val="0"/>
                <w:szCs w:val="22"/>
              </w:rPr>
              <w:tab/>
            </w:r>
            <w:r>
              <w:rPr>
                <w:rStyle w:val="af6"/>
                <w:rFonts w:ascii="宋体" w:hAnsi="宋体"/>
                <w:b/>
                <w:kern w:val="0"/>
              </w:rPr>
              <w:t>交付物及验收程序</w:t>
            </w:r>
            <w:r>
              <w:tab/>
            </w:r>
            <w:r>
              <w:fldChar w:fldCharType="begin"/>
            </w:r>
            <w:r>
              <w:instrText xml:space="preserve"> PAGEREF _Toc135123343 \h </w:instrText>
            </w:r>
            <w:r>
              <w:fldChar w:fldCharType="separate"/>
            </w:r>
            <w:r>
              <w:t>27</w:t>
            </w:r>
            <w:r>
              <w:fldChar w:fldCharType="end"/>
            </w:r>
          </w:hyperlink>
        </w:p>
        <w:p w14:paraId="072CE363"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44" w:history="1">
            <w:r>
              <w:rPr>
                <w:rStyle w:val="af6"/>
                <w:rFonts w:ascii="宋体" w:hAnsi="宋体"/>
                <w:b/>
                <w:kern w:val="0"/>
              </w:rPr>
              <w:t>4.1</w:t>
            </w:r>
            <w:r>
              <w:rPr>
                <w:rFonts w:asciiTheme="minorHAnsi" w:eastAsiaTheme="minorEastAsia" w:hAnsiTheme="minorHAnsi" w:cstheme="minorBidi"/>
                <w:i w:val="0"/>
                <w:iCs w:val="0"/>
                <w:szCs w:val="22"/>
              </w:rPr>
              <w:tab/>
            </w:r>
            <w:r>
              <w:rPr>
                <w:rStyle w:val="af6"/>
                <w:rFonts w:ascii="宋体" w:hAnsi="宋体"/>
                <w:b/>
                <w:kern w:val="0"/>
              </w:rPr>
              <w:t>交付物</w:t>
            </w:r>
            <w:r>
              <w:tab/>
            </w:r>
            <w:r>
              <w:fldChar w:fldCharType="begin"/>
            </w:r>
            <w:r>
              <w:instrText xml:space="preserve"> PAGEREF</w:instrText>
            </w:r>
            <w:r>
              <w:instrText xml:space="preserve"> _Toc135123344 \h </w:instrText>
            </w:r>
            <w:r>
              <w:fldChar w:fldCharType="separate"/>
            </w:r>
            <w:r>
              <w:t>27</w:t>
            </w:r>
            <w:r>
              <w:fldChar w:fldCharType="end"/>
            </w:r>
          </w:hyperlink>
        </w:p>
        <w:p w14:paraId="601C121F"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45" w:history="1">
            <w:r>
              <w:rPr>
                <w:rStyle w:val="af6"/>
                <w:rFonts w:ascii="宋体" w:hAnsi="宋体"/>
                <w:b/>
                <w:kern w:val="0"/>
              </w:rPr>
              <w:t>4.2</w:t>
            </w:r>
            <w:r>
              <w:rPr>
                <w:rFonts w:asciiTheme="minorHAnsi" w:eastAsiaTheme="minorEastAsia" w:hAnsiTheme="minorHAnsi" w:cstheme="minorBidi"/>
                <w:i w:val="0"/>
                <w:iCs w:val="0"/>
                <w:szCs w:val="22"/>
              </w:rPr>
              <w:tab/>
            </w:r>
            <w:r>
              <w:rPr>
                <w:rStyle w:val="af6"/>
                <w:rFonts w:ascii="宋体" w:hAnsi="宋体"/>
                <w:b/>
                <w:kern w:val="0"/>
              </w:rPr>
              <w:t>交付成果接受程序</w:t>
            </w:r>
            <w:r>
              <w:tab/>
            </w:r>
            <w:r>
              <w:fldChar w:fldCharType="begin"/>
            </w:r>
            <w:r>
              <w:instrText xml:space="preserve"> PAGEREF _Toc135123345 \h </w:instrText>
            </w:r>
            <w:r>
              <w:fldChar w:fldCharType="separate"/>
            </w:r>
            <w:r>
              <w:t>28</w:t>
            </w:r>
            <w:r>
              <w:fldChar w:fldCharType="end"/>
            </w:r>
          </w:hyperlink>
        </w:p>
        <w:p w14:paraId="2FF02234" w14:textId="77777777" w:rsidR="001C0629" w:rsidRDefault="00031510">
          <w:pPr>
            <w:pStyle w:val="22"/>
            <w:tabs>
              <w:tab w:val="left" w:pos="840"/>
              <w:tab w:val="right" w:leader="dot" w:pos="9771"/>
            </w:tabs>
            <w:rPr>
              <w:rFonts w:asciiTheme="minorHAnsi" w:eastAsiaTheme="minorEastAsia" w:hAnsiTheme="minorHAnsi" w:cstheme="minorBidi"/>
              <w:smallCaps w:val="0"/>
              <w:szCs w:val="22"/>
            </w:rPr>
          </w:pPr>
          <w:hyperlink w:anchor="_Toc135123346" w:history="1">
            <w:r>
              <w:rPr>
                <w:rStyle w:val="af6"/>
                <w:rFonts w:ascii="宋体" w:hAnsi="宋体"/>
                <w:b/>
                <w:kern w:val="0"/>
              </w:rPr>
              <w:t>5.</w:t>
            </w:r>
            <w:r>
              <w:rPr>
                <w:rFonts w:asciiTheme="minorHAnsi" w:eastAsiaTheme="minorEastAsia" w:hAnsiTheme="minorHAnsi" w:cstheme="minorBidi"/>
                <w:smallCaps w:val="0"/>
                <w:szCs w:val="22"/>
              </w:rPr>
              <w:tab/>
            </w:r>
            <w:r>
              <w:rPr>
                <w:rStyle w:val="af6"/>
                <w:rFonts w:ascii="宋体" w:hAnsi="宋体"/>
                <w:b/>
                <w:kern w:val="0"/>
              </w:rPr>
              <w:t>问题解决和升级</w:t>
            </w:r>
            <w:r>
              <w:tab/>
            </w:r>
            <w:r>
              <w:fldChar w:fldCharType="begin"/>
            </w:r>
            <w:r>
              <w:instrText xml:space="preserve"> PAGEREF _Toc135123346 \h </w:instrText>
            </w:r>
            <w:r>
              <w:fldChar w:fldCharType="separate"/>
            </w:r>
            <w:r>
              <w:t>29</w:t>
            </w:r>
            <w:r>
              <w:fldChar w:fldCharType="end"/>
            </w:r>
          </w:hyperlink>
        </w:p>
        <w:p w14:paraId="2A5CF0CB" w14:textId="77777777" w:rsidR="001C0629" w:rsidRDefault="00031510">
          <w:pPr>
            <w:pStyle w:val="22"/>
            <w:tabs>
              <w:tab w:val="left" w:pos="840"/>
              <w:tab w:val="right" w:leader="dot" w:pos="9771"/>
            </w:tabs>
            <w:rPr>
              <w:rFonts w:asciiTheme="minorHAnsi" w:eastAsiaTheme="minorEastAsia" w:hAnsiTheme="minorHAnsi" w:cstheme="minorBidi"/>
              <w:smallCaps w:val="0"/>
              <w:szCs w:val="22"/>
            </w:rPr>
          </w:pPr>
          <w:hyperlink w:anchor="_Toc135123347" w:history="1">
            <w:r>
              <w:rPr>
                <w:rStyle w:val="af6"/>
                <w:rFonts w:ascii="宋体" w:hAnsi="宋体"/>
                <w:b/>
                <w:kern w:val="0"/>
              </w:rPr>
              <w:t>6.</w:t>
            </w:r>
            <w:r>
              <w:rPr>
                <w:rFonts w:asciiTheme="minorHAnsi" w:eastAsiaTheme="minorEastAsia" w:hAnsiTheme="minorHAnsi" w:cstheme="minorBidi"/>
                <w:smallCaps w:val="0"/>
                <w:szCs w:val="22"/>
              </w:rPr>
              <w:tab/>
            </w:r>
            <w:r>
              <w:rPr>
                <w:rStyle w:val="af6"/>
                <w:rFonts w:ascii="宋体" w:hAnsi="宋体"/>
                <w:b/>
                <w:kern w:val="0"/>
              </w:rPr>
              <w:t>项目变更控制程序</w:t>
            </w:r>
            <w:r>
              <w:tab/>
            </w:r>
            <w:r>
              <w:fldChar w:fldCharType="begin"/>
            </w:r>
            <w:r>
              <w:instrText xml:space="preserve"> PAGEREF _Toc135123347 \h </w:instrText>
            </w:r>
            <w:r>
              <w:fldChar w:fldCharType="separate"/>
            </w:r>
            <w:r>
              <w:t>29</w:t>
            </w:r>
            <w:r>
              <w:fldChar w:fldCharType="end"/>
            </w:r>
          </w:hyperlink>
        </w:p>
        <w:p w14:paraId="4A8E75A9" w14:textId="77777777" w:rsidR="001C0629" w:rsidRDefault="00031510">
          <w:pPr>
            <w:pStyle w:val="11"/>
            <w:tabs>
              <w:tab w:val="right" w:leader="dot" w:pos="9771"/>
            </w:tabs>
            <w:rPr>
              <w:rFonts w:asciiTheme="minorHAnsi" w:eastAsiaTheme="minorEastAsia" w:hAnsiTheme="minorHAnsi" w:cstheme="minorBidi"/>
              <w:b w:val="0"/>
              <w:bCs w:val="0"/>
              <w:caps w:val="0"/>
              <w:szCs w:val="22"/>
            </w:rPr>
          </w:pPr>
          <w:hyperlink w:anchor="_Toc135123348" w:history="1">
            <w:r>
              <w:rPr>
                <w:rStyle w:val="af6"/>
                <w:rFonts w:ascii="宋体" w:hAnsi="宋体" w:cs="宋体"/>
                <w:kern w:val="44"/>
              </w:rPr>
              <w:t>附件三：《服务等级协议（</w:t>
            </w:r>
            <w:r>
              <w:rPr>
                <w:rStyle w:val="af6"/>
                <w:rFonts w:ascii="宋体" w:hAnsi="宋体" w:cs="宋体"/>
                <w:kern w:val="44"/>
              </w:rPr>
              <w:t>SLA</w:t>
            </w:r>
            <w:r>
              <w:rPr>
                <w:rStyle w:val="af6"/>
                <w:rFonts w:ascii="宋体" w:hAnsi="宋体" w:cs="宋体"/>
                <w:kern w:val="44"/>
              </w:rPr>
              <w:t>）》</w:t>
            </w:r>
            <w:r>
              <w:tab/>
            </w:r>
            <w:r>
              <w:fldChar w:fldCharType="begin"/>
            </w:r>
            <w:r>
              <w:instrText xml:space="preserve"> PAGEREF _Toc135123348 \h </w:instrText>
            </w:r>
            <w:r>
              <w:fldChar w:fldCharType="separate"/>
            </w:r>
            <w:r>
              <w:t>31</w:t>
            </w:r>
            <w:r>
              <w:fldChar w:fldCharType="end"/>
            </w:r>
          </w:hyperlink>
        </w:p>
        <w:p w14:paraId="5644AD09"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49" w:history="1">
            <w:r>
              <w:rPr>
                <w:rStyle w:val="af6"/>
                <w:rFonts w:ascii="宋体" w:hAnsi="宋体" w:cs="宋体"/>
                <w:b/>
                <w:kern w:val="0"/>
              </w:rPr>
              <w:t>1.</w:t>
            </w:r>
            <w:r>
              <w:rPr>
                <w:rFonts w:asciiTheme="minorHAnsi" w:eastAsiaTheme="minorEastAsia" w:hAnsiTheme="minorHAnsi" w:cstheme="minorBidi"/>
                <w:i w:val="0"/>
                <w:iCs w:val="0"/>
                <w:szCs w:val="22"/>
              </w:rPr>
              <w:tab/>
            </w:r>
            <w:r>
              <w:rPr>
                <w:rStyle w:val="af6"/>
                <w:rFonts w:ascii="宋体" w:hAnsi="宋体" w:cs="宋体"/>
                <w:b/>
                <w:kern w:val="0"/>
              </w:rPr>
              <w:t>系统维护</w:t>
            </w:r>
            <w:r>
              <w:tab/>
            </w:r>
            <w:r>
              <w:fldChar w:fldCharType="begin"/>
            </w:r>
            <w:r>
              <w:instrText xml:space="preserve"> PAGEREF _Toc135123349 \h </w:instrText>
            </w:r>
            <w:r>
              <w:fldChar w:fldCharType="separate"/>
            </w:r>
            <w:r>
              <w:t>31</w:t>
            </w:r>
            <w:r>
              <w:fldChar w:fldCharType="end"/>
            </w:r>
          </w:hyperlink>
        </w:p>
        <w:p w14:paraId="23AF078A"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50" w:history="1">
            <w:r>
              <w:rPr>
                <w:rStyle w:val="af6"/>
                <w:rFonts w:ascii="宋体" w:hAnsi="宋体" w:cs="宋体"/>
                <w:b/>
                <w:kern w:val="0"/>
              </w:rPr>
              <w:t>2.</w:t>
            </w:r>
            <w:r>
              <w:rPr>
                <w:rFonts w:asciiTheme="minorHAnsi" w:eastAsiaTheme="minorEastAsia" w:hAnsiTheme="minorHAnsi" w:cstheme="minorBidi"/>
                <w:i w:val="0"/>
                <w:iCs w:val="0"/>
                <w:szCs w:val="22"/>
              </w:rPr>
              <w:tab/>
            </w:r>
            <w:r>
              <w:rPr>
                <w:rStyle w:val="af6"/>
                <w:rFonts w:ascii="宋体" w:hAnsi="宋体" w:cs="宋体"/>
                <w:b/>
                <w:kern w:val="0"/>
              </w:rPr>
              <w:t>服务可用性</w:t>
            </w:r>
            <w:r>
              <w:tab/>
            </w:r>
            <w:r>
              <w:fldChar w:fldCharType="begin"/>
            </w:r>
            <w:r>
              <w:instrText xml:space="preserve"> PAGEREF _T</w:instrText>
            </w:r>
            <w:r>
              <w:instrText xml:space="preserve">oc135123350 \h </w:instrText>
            </w:r>
            <w:r>
              <w:fldChar w:fldCharType="separate"/>
            </w:r>
            <w:r>
              <w:t>31</w:t>
            </w:r>
            <w:r>
              <w:fldChar w:fldCharType="end"/>
            </w:r>
          </w:hyperlink>
        </w:p>
        <w:p w14:paraId="0CC107BC"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51" w:history="1">
            <w:r>
              <w:rPr>
                <w:rStyle w:val="af6"/>
                <w:rFonts w:ascii="宋体" w:hAnsi="宋体"/>
                <w:b/>
                <w:kern w:val="0"/>
              </w:rPr>
              <w:t>3.</w:t>
            </w:r>
            <w:r>
              <w:rPr>
                <w:rFonts w:asciiTheme="minorHAnsi" w:eastAsiaTheme="minorEastAsia" w:hAnsiTheme="minorHAnsi" w:cstheme="minorBidi"/>
                <w:i w:val="0"/>
                <w:iCs w:val="0"/>
                <w:szCs w:val="22"/>
              </w:rPr>
              <w:tab/>
            </w:r>
            <w:r>
              <w:rPr>
                <w:rStyle w:val="af6"/>
                <w:rFonts w:ascii="宋体" w:hAnsi="宋体" w:cs="宋体"/>
                <w:b/>
                <w:kern w:val="0"/>
              </w:rPr>
              <w:t>数据可审查性</w:t>
            </w:r>
            <w:r>
              <w:tab/>
            </w:r>
            <w:r>
              <w:fldChar w:fldCharType="begin"/>
            </w:r>
            <w:r>
              <w:instrText xml:space="preserve"> PAGEREF _Toc135123351 \h </w:instrText>
            </w:r>
            <w:r>
              <w:fldChar w:fldCharType="separate"/>
            </w:r>
            <w:r>
              <w:t>32</w:t>
            </w:r>
            <w:r>
              <w:fldChar w:fldCharType="end"/>
            </w:r>
          </w:hyperlink>
        </w:p>
        <w:p w14:paraId="64527F87"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52" w:history="1">
            <w:r>
              <w:rPr>
                <w:rStyle w:val="af6"/>
                <w:rFonts w:ascii="宋体" w:hAnsi="宋体"/>
                <w:b/>
                <w:kern w:val="0"/>
              </w:rPr>
              <w:t>4.</w:t>
            </w:r>
            <w:r>
              <w:rPr>
                <w:rFonts w:asciiTheme="minorHAnsi" w:eastAsiaTheme="minorEastAsia" w:hAnsiTheme="minorHAnsi" w:cstheme="minorBidi"/>
                <w:i w:val="0"/>
                <w:iCs w:val="0"/>
                <w:szCs w:val="22"/>
              </w:rPr>
              <w:tab/>
            </w:r>
            <w:r>
              <w:rPr>
                <w:rStyle w:val="af6"/>
                <w:rFonts w:ascii="宋体" w:hAnsi="宋体" w:cs="宋体"/>
                <w:b/>
                <w:kern w:val="0"/>
              </w:rPr>
              <w:t>故障恢复支持</w:t>
            </w:r>
            <w:r>
              <w:tab/>
            </w:r>
            <w:r>
              <w:fldChar w:fldCharType="begin"/>
            </w:r>
            <w:r>
              <w:instrText xml:space="preserve"> PAGEREF _Toc135123352 \h </w:instrText>
            </w:r>
            <w:r>
              <w:fldChar w:fldCharType="separate"/>
            </w:r>
            <w:r>
              <w:t>32</w:t>
            </w:r>
            <w:r>
              <w:fldChar w:fldCharType="end"/>
            </w:r>
          </w:hyperlink>
        </w:p>
        <w:p w14:paraId="4BF33BC7" w14:textId="77777777" w:rsidR="001C0629" w:rsidRDefault="00031510">
          <w:pPr>
            <w:pStyle w:val="31"/>
            <w:tabs>
              <w:tab w:val="left" w:pos="1050"/>
              <w:tab w:val="right" w:leader="dot" w:pos="9771"/>
            </w:tabs>
            <w:rPr>
              <w:rFonts w:asciiTheme="minorHAnsi" w:eastAsiaTheme="minorEastAsia" w:hAnsiTheme="minorHAnsi" w:cstheme="minorBidi"/>
              <w:i w:val="0"/>
              <w:iCs w:val="0"/>
              <w:szCs w:val="22"/>
            </w:rPr>
          </w:pPr>
          <w:hyperlink w:anchor="_Toc135123353" w:history="1">
            <w:r>
              <w:rPr>
                <w:rStyle w:val="af6"/>
                <w:rFonts w:ascii="宋体" w:hAnsi="宋体"/>
                <w:b/>
                <w:kern w:val="0"/>
              </w:rPr>
              <w:t>5.</w:t>
            </w:r>
            <w:r>
              <w:rPr>
                <w:rFonts w:asciiTheme="minorHAnsi" w:eastAsiaTheme="minorEastAsia" w:hAnsiTheme="minorHAnsi" w:cstheme="minorBidi"/>
                <w:i w:val="0"/>
                <w:iCs w:val="0"/>
                <w:szCs w:val="22"/>
              </w:rPr>
              <w:tab/>
            </w:r>
            <w:r>
              <w:rPr>
                <w:rStyle w:val="af6"/>
                <w:rFonts w:ascii="宋体" w:hAnsi="宋体" w:cs="宋体"/>
                <w:b/>
                <w:kern w:val="0"/>
              </w:rPr>
              <w:t>故障响应与处理时间：</w:t>
            </w:r>
            <w:r>
              <w:tab/>
            </w:r>
            <w:r>
              <w:fldChar w:fldCharType="begin"/>
            </w:r>
            <w:r>
              <w:instrText xml:space="preserve"> PAGEREF _Toc135123353 \h </w:instrText>
            </w:r>
            <w:r>
              <w:fldChar w:fldCharType="separate"/>
            </w:r>
            <w:r>
              <w:t>32</w:t>
            </w:r>
            <w:r>
              <w:fldChar w:fldCharType="end"/>
            </w:r>
          </w:hyperlink>
        </w:p>
        <w:p w14:paraId="4D49240C" w14:textId="77777777" w:rsidR="001C0629" w:rsidRDefault="00031510">
          <w:pPr>
            <w:pStyle w:val="11"/>
            <w:tabs>
              <w:tab w:val="right" w:leader="dot" w:pos="9771"/>
            </w:tabs>
            <w:rPr>
              <w:rFonts w:asciiTheme="minorHAnsi" w:eastAsiaTheme="minorEastAsia" w:hAnsiTheme="minorHAnsi" w:cstheme="minorBidi"/>
              <w:b w:val="0"/>
              <w:bCs w:val="0"/>
              <w:caps w:val="0"/>
              <w:szCs w:val="22"/>
            </w:rPr>
          </w:pPr>
          <w:hyperlink w:anchor="_Toc135123354" w:history="1">
            <w:r>
              <w:rPr>
                <w:rStyle w:val="af6"/>
                <w:rFonts w:ascii="宋体" w:hAnsi="宋体" w:cs="宋体"/>
                <w:kern w:val="44"/>
              </w:rPr>
              <w:t>附件四：《服务人员资质要求清单》</w:t>
            </w:r>
            <w:r>
              <w:tab/>
            </w:r>
            <w:r>
              <w:fldChar w:fldCharType="begin"/>
            </w:r>
            <w:r>
              <w:instrText xml:space="preserve"> PAGEREF _Toc135123354 \h </w:instrText>
            </w:r>
            <w:r>
              <w:fldChar w:fldCharType="separate"/>
            </w:r>
            <w:r>
              <w:t>34</w:t>
            </w:r>
            <w:r>
              <w:fldChar w:fldCharType="end"/>
            </w:r>
          </w:hyperlink>
        </w:p>
        <w:p w14:paraId="09F8C9A3" w14:textId="77777777" w:rsidR="001C0629" w:rsidRDefault="00031510">
          <w:pPr>
            <w:pStyle w:val="11"/>
            <w:tabs>
              <w:tab w:val="right" w:leader="dot" w:pos="9771"/>
            </w:tabs>
            <w:rPr>
              <w:rFonts w:asciiTheme="minorHAnsi" w:eastAsiaTheme="minorEastAsia" w:hAnsiTheme="minorHAnsi" w:cstheme="minorBidi"/>
              <w:b w:val="0"/>
              <w:bCs w:val="0"/>
              <w:caps w:val="0"/>
              <w:szCs w:val="22"/>
            </w:rPr>
          </w:pPr>
          <w:hyperlink w:anchor="_Toc135123355" w:history="1">
            <w:r>
              <w:rPr>
                <w:rStyle w:val="af6"/>
                <w:rFonts w:ascii="宋体" w:hAnsi="宋体" w:cs="宋体"/>
                <w:kern w:val="44"/>
              </w:rPr>
              <w:t>附件五：《维保服务说明》</w:t>
            </w:r>
            <w:r>
              <w:tab/>
            </w:r>
            <w:r>
              <w:fldChar w:fldCharType="begin"/>
            </w:r>
            <w:r>
              <w:instrText xml:space="preserve"> PAGEREF _Toc135123355 \h </w:instrText>
            </w:r>
            <w:r>
              <w:fldChar w:fldCharType="separate"/>
            </w:r>
            <w:r>
              <w:t>35</w:t>
            </w:r>
            <w:r>
              <w:fldChar w:fldCharType="end"/>
            </w:r>
          </w:hyperlink>
        </w:p>
        <w:p w14:paraId="285C2D8F" w14:textId="77777777" w:rsidR="001C0629" w:rsidRDefault="00031510">
          <w:pPr>
            <w:pStyle w:val="11"/>
            <w:tabs>
              <w:tab w:val="right" w:leader="dot" w:pos="9771"/>
            </w:tabs>
            <w:rPr>
              <w:rFonts w:asciiTheme="minorHAnsi" w:eastAsiaTheme="minorEastAsia" w:hAnsiTheme="minorHAnsi" w:cstheme="minorBidi"/>
              <w:b w:val="0"/>
              <w:bCs w:val="0"/>
              <w:caps w:val="0"/>
              <w:szCs w:val="22"/>
            </w:rPr>
          </w:pPr>
          <w:hyperlink w:anchor="_Toc135123356" w:history="1">
            <w:r>
              <w:rPr>
                <w:rStyle w:val="af6"/>
                <w:rFonts w:ascii="宋体" w:hAnsi="宋体" w:cs="宋体"/>
                <w:kern w:val="44"/>
              </w:rPr>
              <w:t>附件六：《保密协议》</w:t>
            </w:r>
            <w:r>
              <w:tab/>
            </w:r>
            <w:r>
              <w:fldChar w:fldCharType="begin"/>
            </w:r>
            <w:r>
              <w:instrText xml:space="preserve"> PAGEREF _Toc135123356 \h </w:instrText>
            </w:r>
            <w:r>
              <w:fldChar w:fldCharType="separate"/>
            </w:r>
            <w:r>
              <w:t>36</w:t>
            </w:r>
            <w:r>
              <w:fldChar w:fldCharType="end"/>
            </w:r>
          </w:hyperlink>
        </w:p>
        <w:p w14:paraId="734C9B64" w14:textId="77777777" w:rsidR="001C0629" w:rsidRDefault="00031510">
          <w:r>
            <w:rPr>
              <w:b/>
              <w:bCs/>
              <w:lang w:val="zh-CN"/>
            </w:rPr>
            <w:lastRenderedPageBreak/>
            <w:fldChar w:fldCharType="end"/>
          </w:r>
        </w:p>
      </w:sdtContent>
    </w:sdt>
    <w:p w14:paraId="5CF2405D" w14:textId="77777777" w:rsidR="001C0629" w:rsidRDefault="00031510">
      <w:pPr>
        <w:spacing w:line="360" w:lineRule="auto"/>
        <w:rPr>
          <w:b/>
          <w:color w:val="000000"/>
          <w:sz w:val="24"/>
        </w:rPr>
      </w:pPr>
      <w:commentRangeStart w:id="2"/>
      <w:r>
        <w:rPr>
          <w:rFonts w:hint="eastAsia"/>
          <w:b/>
          <w:color w:val="000000"/>
          <w:sz w:val="24"/>
        </w:rPr>
        <w:t>甲方（买方）</w:t>
      </w:r>
      <w:r>
        <w:rPr>
          <w:rFonts w:hint="eastAsia"/>
          <w:color w:val="000000"/>
          <w:sz w:val="24"/>
        </w:rPr>
        <w:t>：【</w:t>
      </w:r>
      <w:hyperlink r:id="rId12" w:history="1">
        <w:r>
          <w:rPr>
            <w:rStyle w:val="af6"/>
            <w:rFonts w:hint="eastAsia"/>
            <w:color w:val="000000"/>
            <w:sz w:val="24"/>
          </w:rPr>
          <w:t>${</w:t>
        </w:r>
        <w:r>
          <w:rPr>
            <w:rStyle w:val="af6"/>
            <w:rFonts w:hint="eastAsia"/>
            <w:color w:val="000000"/>
            <w:sz w:val="24"/>
          </w:rPr>
          <w:t>甲方</w:t>
        </w:r>
        <w:r>
          <w:rPr>
            <w:rStyle w:val="af6"/>
            <w:rFonts w:hint="eastAsia"/>
            <w:color w:val="000000"/>
            <w:sz w:val="24"/>
          </w:rPr>
          <w:t>-</w:t>
        </w:r>
        <w:r>
          <w:rPr>
            <w:rStyle w:val="af6"/>
            <w:rFonts w:hint="eastAsia"/>
            <w:color w:val="000000"/>
            <w:sz w:val="24"/>
          </w:rPr>
          <w:t>交易方名称</w:t>
        </w:r>
        <w:r>
          <w:rPr>
            <w:rStyle w:val="af6"/>
            <w:rFonts w:hint="eastAsia"/>
            <w:color w:val="000000"/>
            <w:sz w:val="24"/>
          </w:rPr>
          <w:t>}</w:t>
        </w:r>
      </w:hyperlink>
      <w:r>
        <w:rPr>
          <w:rFonts w:hint="eastAsia"/>
          <w:b/>
          <w:color w:val="000000"/>
          <w:sz w:val="24"/>
        </w:rPr>
        <w:t>】</w:t>
      </w:r>
      <w:commentRangeEnd w:id="2"/>
      <w:r>
        <w:rPr>
          <w:rStyle w:val="af7"/>
        </w:rPr>
        <w:commentReference w:id="2"/>
      </w:r>
    </w:p>
    <w:p w14:paraId="055760B1" w14:textId="77777777" w:rsidR="001C0629" w:rsidRDefault="00031510">
      <w:pPr>
        <w:spacing w:line="360" w:lineRule="auto"/>
        <w:rPr>
          <w:color w:val="000000"/>
          <w:sz w:val="24"/>
        </w:rPr>
      </w:pPr>
      <w:r>
        <w:rPr>
          <w:rFonts w:hint="eastAsia"/>
          <w:color w:val="000000"/>
          <w:sz w:val="24"/>
        </w:rPr>
        <w:t>法定地址：【</w:t>
      </w:r>
      <w:hyperlink r:id="rId13" w:history="1">
        <w:r>
          <w:rPr>
            <w:rStyle w:val="af6"/>
            <w:rFonts w:hint="eastAsia"/>
            <w:color w:val="000000"/>
            <w:sz w:val="24"/>
          </w:rPr>
          <w:t>${</w:t>
        </w:r>
        <w:r>
          <w:rPr>
            <w:rStyle w:val="af6"/>
            <w:rFonts w:hint="eastAsia"/>
            <w:color w:val="000000"/>
            <w:sz w:val="24"/>
          </w:rPr>
          <w:t>甲方</w:t>
        </w:r>
        <w:r>
          <w:rPr>
            <w:rStyle w:val="af6"/>
            <w:rFonts w:hint="eastAsia"/>
            <w:color w:val="000000"/>
            <w:sz w:val="24"/>
          </w:rPr>
          <w:t>-</w:t>
        </w:r>
        <w:r>
          <w:rPr>
            <w:rStyle w:val="af6"/>
            <w:rFonts w:hint="eastAsia"/>
            <w:color w:val="000000"/>
            <w:sz w:val="24"/>
          </w:rPr>
          <w:t>相对方地址</w:t>
        </w:r>
        <w:r>
          <w:rPr>
            <w:rStyle w:val="af6"/>
            <w:rFonts w:hint="eastAsia"/>
            <w:color w:val="000000"/>
            <w:sz w:val="24"/>
          </w:rPr>
          <w:t>}</w:t>
        </w:r>
      </w:hyperlink>
      <w:r>
        <w:rPr>
          <w:rFonts w:hint="eastAsia"/>
          <w:color w:val="000000"/>
          <w:sz w:val="24"/>
        </w:rPr>
        <w:t>】</w:t>
      </w:r>
    </w:p>
    <w:p w14:paraId="04251AD4" w14:textId="77777777" w:rsidR="001C0629" w:rsidRDefault="00031510">
      <w:pPr>
        <w:spacing w:line="360" w:lineRule="auto"/>
        <w:rPr>
          <w:color w:val="000000"/>
          <w:sz w:val="24"/>
        </w:rPr>
      </w:pPr>
      <w:r>
        <w:rPr>
          <w:rFonts w:hint="eastAsia"/>
          <w:color w:val="000000"/>
          <w:sz w:val="24"/>
        </w:rPr>
        <w:t>法定代表人：【</w:t>
      </w:r>
      <w:hyperlink r:id="rId14" w:history="1">
        <w:r>
          <w:rPr>
            <w:rStyle w:val="af6"/>
            <w:rFonts w:hint="eastAsia"/>
            <w:color w:val="000000"/>
            <w:sz w:val="24"/>
          </w:rPr>
          <w:t>${</w:t>
        </w:r>
        <w:r>
          <w:rPr>
            <w:rStyle w:val="af6"/>
            <w:rFonts w:hint="eastAsia"/>
            <w:color w:val="000000"/>
            <w:sz w:val="24"/>
          </w:rPr>
          <w:t>甲方</w:t>
        </w:r>
        <w:r>
          <w:rPr>
            <w:rStyle w:val="af6"/>
            <w:rFonts w:hint="eastAsia"/>
            <w:color w:val="000000"/>
            <w:sz w:val="24"/>
          </w:rPr>
          <w:t>-</w:t>
        </w:r>
        <w:r>
          <w:rPr>
            <w:rStyle w:val="af6"/>
            <w:rFonts w:hint="eastAsia"/>
            <w:color w:val="000000"/>
            <w:sz w:val="24"/>
          </w:rPr>
          <w:t>法定代表人</w:t>
        </w:r>
        <w:r>
          <w:rPr>
            <w:rStyle w:val="af6"/>
            <w:rFonts w:hint="eastAsia"/>
            <w:color w:val="000000"/>
            <w:sz w:val="24"/>
          </w:rPr>
          <w:t>}</w:t>
        </w:r>
      </w:hyperlink>
      <w:r>
        <w:rPr>
          <w:rFonts w:hint="eastAsia"/>
          <w:color w:val="000000"/>
          <w:sz w:val="24"/>
        </w:rPr>
        <w:t>】</w:t>
      </w:r>
    </w:p>
    <w:p w14:paraId="1E82F728" w14:textId="77777777" w:rsidR="001C0629" w:rsidRDefault="001C0629">
      <w:pPr>
        <w:spacing w:line="360" w:lineRule="auto"/>
        <w:ind w:firstLine="422"/>
        <w:rPr>
          <w:b/>
          <w:sz w:val="24"/>
        </w:rPr>
      </w:pPr>
    </w:p>
    <w:p w14:paraId="21507F97" w14:textId="77777777" w:rsidR="001C0629" w:rsidRDefault="00031510">
      <w:pPr>
        <w:spacing w:line="360" w:lineRule="auto"/>
        <w:rPr>
          <w:sz w:val="24"/>
        </w:rPr>
      </w:pPr>
      <w:r>
        <w:rPr>
          <w:rFonts w:hint="eastAsia"/>
          <w:b/>
          <w:sz w:val="24"/>
        </w:rPr>
        <w:t>乙方（卖方）</w:t>
      </w:r>
      <w:r>
        <w:rPr>
          <w:rFonts w:hint="eastAsia"/>
          <w:sz w:val="24"/>
        </w:rPr>
        <w:t>：</w:t>
      </w:r>
      <w:hyperlink r:id="rId15"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交易方名称</w:t>
        </w:r>
        <w:r>
          <w:rPr>
            <w:rStyle w:val="af6"/>
            <w:rFonts w:hint="eastAsia"/>
            <w:sz w:val="24"/>
          </w:rPr>
          <w:t>}</w:t>
        </w:r>
      </w:hyperlink>
    </w:p>
    <w:p w14:paraId="283B9754" w14:textId="77777777" w:rsidR="001C0629" w:rsidRDefault="00031510">
      <w:pPr>
        <w:spacing w:line="360" w:lineRule="auto"/>
        <w:rPr>
          <w:sz w:val="24"/>
        </w:rPr>
      </w:pPr>
      <w:r>
        <w:rPr>
          <w:rFonts w:hint="eastAsia"/>
          <w:sz w:val="24"/>
        </w:rPr>
        <w:t>法定地址：</w:t>
      </w:r>
      <w:hyperlink r:id="rId16"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相对方地址</w:t>
        </w:r>
        <w:r>
          <w:rPr>
            <w:rStyle w:val="af6"/>
            <w:rFonts w:hint="eastAsia"/>
            <w:sz w:val="24"/>
          </w:rPr>
          <w:t>}</w:t>
        </w:r>
      </w:hyperlink>
    </w:p>
    <w:p w14:paraId="11293255" w14:textId="77777777" w:rsidR="001C0629" w:rsidRDefault="00031510">
      <w:pPr>
        <w:spacing w:line="360" w:lineRule="auto"/>
        <w:rPr>
          <w:sz w:val="24"/>
        </w:rPr>
      </w:pPr>
      <w:r>
        <w:rPr>
          <w:rFonts w:hint="eastAsia"/>
          <w:sz w:val="24"/>
        </w:rPr>
        <w:t>法定代表人：</w:t>
      </w:r>
      <w:hyperlink r:id="rId17"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法定代表人</w:t>
        </w:r>
        <w:r>
          <w:rPr>
            <w:rStyle w:val="af6"/>
            <w:rFonts w:hint="eastAsia"/>
            <w:sz w:val="24"/>
          </w:rPr>
          <w:t>}</w:t>
        </w:r>
      </w:hyperlink>
    </w:p>
    <w:p w14:paraId="747C9EEC" w14:textId="77777777" w:rsidR="001C0629" w:rsidRDefault="00031510">
      <w:pPr>
        <w:pStyle w:val="aa"/>
        <w:spacing w:line="360" w:lineRule="auto"/>
      </w:pPr>
      <w:r>
        <w:rPr>
          <w:rFonts w:hint="eastAsia"/>
          <w:b/>
        </w:rPr>
        <w:t>鉴于</w:t>
      </w:r>
      <w:r>
        <w:rPr>
          <w:rFonts w:hint="eastAsia"/>
        </w:rPr>
        <w:t>：</w:t>
      </w:r>
    </w:p>
    <w:p w14:paraId="6BE9BED7" w14:textId="78B26DCA" w:rsidR="001C0629" w:rsidRDefault="00031510">
      <w:pPr>
        <w:pStyle w:val="aa"/>
        <w:numPr>
          <w:ilvl w:val="0"/>
          <w:numId w:val="1"/>
        </w:numPr>
        <w:spacing w:line="360" w:lineRule="auto"/>
      </w:pPr>
      <w:r>
        <w:rPr>
          <w:rFonts w:hint="eastAsia"/>
        </w:rPr>
        <w:t>甲方：</w:t>
      </w:r>
      <w:commentRangeStart w:id="3"/>
      <w:r w:rsidRPr="0053066C">
        <w:rPr>
          <w:rFonts w:hint="eastAsia"/>
          <w:highlight w:val="yellow"/>
          <w:rPrChange w:id="4" w:author="曲薇" w:date="2025-11-04T11:18:00Z">
            <w:rPr>
              <w:rFonts w:hint="eastAsia"/>
            </w:rPr>
          </w:rPrChange>
        </w:rPr>
        <w:t>【</w:t>
      </w:r>
      <w:ins w:id="5" w:author="曲薇" w:date="2025-11-04T11:18:00Z">
        <w:r w:rsidR="0053066C" w:rsidRPr="0053066C">
          <w:rPr>
            <w:rFonts w:hint="eastAsia"/>
            <w:highlight w:val="yellow"/>
            <w:rPrChange w:id="6" w:author="曲薇" w:date="2025-11-04T11:18:00Z">
              <w:rPr>
                <w:rFonts w:hint="eastAsia"/>
              </w:rPr>
            </w:rPrChange>
          </w:rPr>
          <w:t>*</w:t>
        </w:r>
      </w:ins>
      <w:r w:rsidRPr="0053066C">
        <w:rPr>
          <w:rFonts w:hint="eastAsia"/>
          <w:b/>
          <w:highlight w:val="yellow"/>
          <w:rPrChange w:id="7" w:author="曲薇" w:date="2025-11-04T11:18:00Z">
            <w:rPr>
              <w:rFonts w:hint="eastAsia"/>
              <w:b/>
            </w:rPr>
          </w:rPrChange>
        </w:rPr>
        <w:t>】</w:t>
      </w:r>
      <w:commentRangeEnd w:id="3"/>
      <w:r w:rsidR="0053066C">
        <w:rPr>
          <w:rStyle w:val="af7"/>
          <w:kern w:val="2"/>
        </w:rPr>
        <w:commentReference w:id="3"/>
      </w:r>
      <w:r>
        <w:rPr>
          <w:rFonts w:hint="eastAsia"/>
        </w:rPr>
        <w:t>，一家依据中华人民共和国（“中国”）法律成立并在中国</w:t>
      </w:r>
      <w:commentRangeStart w:id="8"/>
      <w:r w:rsidRPr="0053066C">
        <w:rPr>
          <w:rFonts w:hint="eastAsia"/>
          <w:highlight w:val="yellow"/>
          <w:rPrChange w:id="9" w:author="曲薇" w:date="2025-11-04T11:18:00Z">
            <w:rPr>
              <w:rFonts w:hint="eastAsia"/>
            </w:rPr>
          </w:rPrChange>
        </w:rPr>
        <w:t>【</w:t>
      </w:r>
      <w:ins w:id="10" w:author="曲薇" w:date="2025-11-04T11:18:00Z">
        <w:r w:rsidR="0053066C" w:rsidRPr="0053066C">
          <w:rPr>
            <w:rFonts w:hint="eastAsia"/>
            <w:highlight w:val="yellow"/>
            <w:rPrChange w:id="11" w:author="曲薇" w:date="2025-11-04T11:18:00Z">
              <w:rPr>
                <w:rFonts w:hint="eastAsia"/>
              </w:rPr>
            </w:rPrChange>
          </w:rPr>
          <w:t>*</w:t>
        </w:r>
      </w:ins>
      <w:r w:rsidRPr="0053066C">
        <w:rPr>
          <w:rFonts w:hint="eastAsia"/>
          <w:highlight w:val="yellow"/>
          <w:rPrChange w:id="12" w:author="曲薇" w:date="2025-11-04T11:18:00Z">
            <w:rPr>
              <w:rFonts w:hint="eastAsia"/>
            </w:rPr>
          </w:rPrChange>
        </w:rPr>
        <w:t>】</w:t>
      </w:r>
      <w:commentRangeEnd w:id="8"/>
      <w:r w:rsidR="0053066C">
        <w:rPr>
          <w:rStyle w:val="af7"/>
          <w:kern w:val="2"/>
        </w:rPr>
        <w:commentReference w:id="8"/>
      </w:r>
      <w:r>
        <w:rPr>
          <w:rFonts w:hint="eastAsia"/>
        </w:rPr>
        <w:t>合法注册、经营及有效存续的公司，具有签署本合同的合法主体资格，且在签署本合同时无任何法律障碍和重大事件影响甲方继续正常存续和履行本合同的能力；</w:t>
      </w:r>
    </w:p>
    <w:p w14:paraId="014B28BC" w14:textId="0178C973" w:rsidR="001C0629" w:rsidRDefault="00031510">
      <w:pPr>
        <w:pStyle w:val="aa"/>
        <w:numPr>
          <w:ilvl w:val="0"/>
          <w:numId w:val="1"/>
        </w:numPr>
        <w:spacing w:line="360" w:lineRule="auto"/>
      </w:pPr>
      <w:r>
        <w:rPr>
          <w:rFonts w:hint="eastAsia"/>
        </w:rPr>
        <w:t>乙方：</w:t>
      </w:r>
      <w:commentRangeStart w:id="13"/>
      <w:ins w:id="14" w:author="曲薇" w:date="2025-11-04T11:19:00Z">
        <w:r w:rsidR="0053066C">
          <w:rPr>
            <w:rFonts w:hint="eastAsia"/>
          </w:rPr>
          <w:t>【</w:t>
        </w:r>
      </w:ins>
      <w:r>
        <w:rPr>
          <w:rFonts w:hint="eastAsia"/>
          <w:b/>
          <w:color w:val="000000"/>
          <w:szCs w:val="24"/>
          <w:highlight w:val="yellow"/>
        </w:rPr>
        <w:t>*</w:t>
      </w:r>
      <w:ins w:id="15" w:author="曲薇" w:date="2025-11-04T11:19:00Z">
        <w:r w:rsidR="0053066C">
          <w:rPr>
            <w:rFonts w:hint="eastAsia"/>
            <w:b/>
            <w:color w:val="000000"/>
            <w:szCs w:val="24"/>
            <w:highlight w:val="yellow"/>
          </w:rPr>
          <w:t>】</w:t>
        </w:r>
        <w:commentRangeEnd w:id="13"/>
        <w:r w:rsidR="0053066C">
          <w:rPr>
            <w:rStyle w:val="af7"/>
            <w:kern w:val="2"/>
          </w:rPr>
          <w:commentReference w:id="13"/>
        </w:r>
      </w:ins>
      <w:del w:id="16" w:author="曲薇" w:date="2025-11-04T11:19:00Z">
        <w:r w:rsidDel="0053066C">
          <w:rPr>
            <w:b/>
            <w:color w:val="000000"/>
            <w:szCs w:val="24"/>
            <w:highlight w:val="yellow"/>
          </w:rPr>
          <w:delText>**********</w:delText>
        </w:r>
      </w:del>
      <w:r>
        <w:rPr>
          <w:rFonts w:hint="eastAsia"/>
        </w:rPr>
        <w:t>，一家依据中国法律成立并在</w:t>
      </w:r>
      <w:r>
        <w:rPr>
          <w:rFonts w:hint="eastAsia"/>
          <w:highlight w:val="yellow"/>
        </w:rPr>
        <w:t>中国</w:t>
      </w:r>
      <w:commentRangeStart w:id="17"/>
      <w:r>
        <w:rPr>
          <w:rFonts w:hint="eastAsia"/>
          <w:highlight w:val="yellow"/>
        </w:rPr>
        <w:t>【</w:t>
      </w:r>
      <w:r>
        <w:rPr>
          <w:rFonts w:hint="eastAsia"/>
          <w:highlight w:val="yellow"/>
        </w:rPr>
        <w:t>*</w:t>
      </w:r>
      <w:del w:id="18" w:author="曲薇" w:date="2025-11-04T11:20:00Z">
        <w:r w:rsidDel="0053066C">
          <w:rPr>
            <w:rFonts w:hint="eastAsia"/>
            <w:highlight w:val="yellow"/>
          </w:rPr>
          <w:delText>*</w:delText>
        </w:r>
      </w:del>
      <w:r>
        <w:rPr>
          <w:rFonts w:hint="eastAsia"/>
          <w:highlight w:val="yellow"/>
        </w:rPr>
        <w:t>】</w:t>
      </w:r>
      <w:commentRangeEnd w:id="17"/>
      <w:r w:rsidR="0053066C">
        <w:rPr>
          <w:rStyle w:val="af7"/>
          <w:kern w:val="2"/>
        </w:rPr>
        <w:commentReference w:id="17"/>
      </w:r>
      <w:r>
        <w:rPr>
          <w:rFonts w:hint="eastAsia"/>
        </w:rPr>
        <w:t>合法注册、经营及有效存续的公司，具有签署本合同的合法主体资格，且在签署本合同时无任何法律障碍和重大事件影响乙方继续正常存续和履行本合同的能力；</w:t>
      </w:r>
    </w:p>
    <w:p w14:paraId="3B6653B1" w14:textId="2FE7F60A" w:rsidR="001C0629" w:rsidRDefault="00031510">
      <w:pPr>
        <w:pStyle w:val="aa"/>
        <w:numPr>
          <w:ilvl w:val="0"/>
          <w:numId w:val="1"/>
        </w:numPr>
        <w:spacing w:line="360" w:lineRule="auto"/>
      </w:pPr>
      <w:r>
        <w:rPr>
          <w:rFonts w:hint="eastAsia"/>
        </w:rPr>
        <w:t>乙方拥有合法销售本合同标的物的全部政府许可、生产和</w:t>
      </w:r>
      <w:r>
        <w:rPr>
          <w:rFonts w:hint="eastAsia"/>
        </w:rPr>
        <w:t>/</w:t>
      </w:r>
      <w:r>
        <w:rPr>
          <w:rFonts w:hint="eastAsia"/>
        </w:rPr>
        <w:t>或使用许可和</w:t>
      </w:r>
      <w:r>
        <w:rPr>
          <w:rFonts w:hint="eastAsia"/>
        </w:rPr>
        <w:t>/</w:t>
      </w:r>
      <w:r>
        <w:rPr>
          <w:rFonts w:hint="eastAsia"/>
        </w:rPr>
        <w:t>或授权，对其所销售的标的物拥有完全的排他的所有权和</w:t>
      </w:r>
      <w:r>
        <w:rPr>
          <w:rFonts w:hint="eastAsia"/>
        </w:rPr>
        <w:t>/</w:t>
      </w:r>
      <w:r>
        <w:rPr>
          <w:rFonts w:hint="eastAsia"/>
        </w:rPr>
        <w:t>或知识产权。乙方对本合同标的物的销售不会损害任何第三方的合法权益和社会公共利益</w:t>
      </w:r>
      <w:del w:id="19" w:author="曲薇" w:date="2025-11-04T11:20:00Z">
        <w:r w:rsidDel="001E4696">
          <w:rPr>
            <w:rFonts w:hint="eastAsia"/>
          </w:rPr>
          <w:delText>。</w:delText>
        </w:r>
      </w:del>
      <w:ins w:id="20" w:author="曲薇" w:date="2025-11-04T11:20:00Z">
        <w:r w:rsidR="001E4696">
          <w:rPr>
            <w:rFonts w:hint="eastAsia"/>
          </w:rPr>
          <w:t>；</w:t>
        </w:r>
      </w:ins>
    </w:p>
    <w:p w14:paraId="5FA58B43" w14:textId="77777777" w:rsidR="001C0629" w:rsidRDefault="00031510">
      <w:pPr>
        <w:pStyle w:val="aa"/>
        <w:numPr>
          <w:ilvl w:val="0"/>
          <w:numId w:val="1"/>
        </w:numPr>
        <w:spacing w:line="360" w:lineRule="auto"/>
      </w:pPr>
      <w:r>
        <w:rPr>
          <w:rFonts w:hint="eastAsia"/>
        </w:rPr>
        <w:t>甲方拟购买乙方供应的本合同标的物，乙方予以同意。</w:t>
      </w:r>
    </w:p>
    <w:p w14:paraId="6CDC6619" w14:textId="77777777" w:rsidR="001C0629" w:rsidRDefault="001C0629">
      <w:pPr>
        <w:pStyle w:val="aa"/>
        <w:spacing w:line="360" w:lineRule="auto"/>
        <w:ind w:firstLine="480"/>
      </w:pPr>
    </w:p>
    <w:p w14:paraId="5E45C856" w14:textId="691792ED" w:rsidR="001C0629" w:rsidRDefault="00031510">
      <w:pPr>
        <w:pStyle w:val="aa"/>
        <w:spacing w:line="360" w:lineRule="auto"/>
        <w:ind w:firstLine="480"/>
      </w:pPr>
      <w:r>
        <w:rPr>
          <w:rFonts w:hint="eastAsia"/>
        </w:rPr>
        <w:t>为此，根据《中华人民共和国民法典》及相关法律法规的规定，本合同各方当事人本着平等互惠、协商一致的原则，就</w:t>
      </w:r>
      <w:ins w:id="21" w:author="曲薇" w:date="2025-11-04T11:20:00Z">
        <w:r w:rsidR="001E4696">
          <w:rPr>
            <w:rFonts w:hint="eastAsia"/>
          </w:rPr>
          <w:t>【</w:t>
        </w:r>
      </w:ins>
      <w:r>
        <w:rPr>
          <w:highlight w:val="yellow"/>
        </w:rPr>
        <w:t>*</w:t>
      </w:r>
      <w:ins w:id="22" w:author="曲薇" w:date="2025-11-04T11:20:00Z">
        <w:r w:rsidR="001E4696">
          <w:rPr>
            <w:rFonts w:hint="eastAsia"/>
            <w:highlight w:val="yellow"/>
          </w:rPr>
          <w:t>】</w:t>
        </w:r>
      </w:ins>
      <w:del w:id="23" w:author="曲薇" w:date="2025-11-04T11:20:00Z">
        <w:r w:rsidDel="001E4696">
          <w:rPr>
            <w:highlight w:val="yellow"/>
          </w:rPr>
          <w:delText>*</w:delText>
        </w:r>
        <w:r w:rsidDel="001E4696">
          <w:rPr>
            <w:highlight w:val="yellow"/>
          </w:rPr>
          <w:delText>*</w:delText>
        </w:r>
      </w:del>
      <w:r>
        <w:rPr>
          <w:rFonts w:hint="eastAsia"/>
        </w:rPr>
        <w:t>项目的信息化服务采购事项，授权各自的代表按照下述条款签署本合同。</w:t>
      </w:r>
      <w:r>
        <w:rPr>
          <w:rFonts w:hint="eastAsia"/>
        </w:rPr>
        <w:t xml:space="preserve"> </w:t>
      </w:r>
    </w:p>
    <w:p w14:paraId="362383CD" w14:textId="77777777" w:rsidR="001C0629" w:rsidRDefault="00031510">
      <w:pPr>
        <w:pStyle w:val="1"/>
        <w:numPr>
          <w:ilvl w:val="0"/>
          <w:numId w:val="2"/>
        </w:numPr>
        <w:spacing w:line="500" w:lineRule="exact"/>
        <w:rPr>
          <w:sz w:val="24"/>
        </w:rPr>
      </w:pPr>
      <w:bookmarkStart w:id="24" w:name="_Toc68613769"/>
      <w:bookmarkStart w:id="25" w:name="_Toc109997447"/>
      <w:bookmarkStart w:id="26" w:name="_Toc135123319"/>
      <w:r>
        <w:rPr>
          <w:rFonts w:hint="eastAsia"/>
          <w:sz w:val="24"/>
        </w:rPr>
        <w:t>合同标的及价</w:t>
      </w:r>
      <w:bookmarkEnd w:id="24"/>
      <w:r>
        <w:rPr>
          <w:rFonts w:hint="eastAsia"/>
          <w:sz w:val="24"/>
        </w:rPr>
        <w:t>格</w:t>
      </w:r>
      <w:bookmarkEnd w:id="25"/>
      <w:bookmarkEnd w:id="26"/>
    </w:p>
    <w:p w14:paraId="0B843348" w14:textId="77777777" w:rsidR="001C0629" w:rsidRDefault="00031510">
      <w:pPr>
        <w:pStyle w:val="aa"/>
        <w:numPr>
          <w:ilvl w:val="0"/>
          <w:numId w:val="3"/>
        </w:numPr>
        <w:adjustRightInd/>
        <w:spacing w:line="360" w:lineRule="auto"/>
        <w:textAlignment w:val="auto"/>
        <w:rPr>
          <w:kern w:val="2"/>
          <w:szCs w:val="24"/>
        </w:rPr>
      </w:pPr>
      <w:r>
        <w:rPr>
          <w:rFonts w:hint="eastAsia"/>
          <w:kern w:val="2"/>
          <w:szCs w:val="24"/>
        </w:rPr>
        <w:t>合同标的及价格清单</w:t>
      </w:r>
    </w:p>
    <w:p w14:paraId="69B00288" w14:textId="123DFEE4" w:rsidR="001C0629" w:rsidRDefault="00031510">
      <w:pPr>
        <w:spacing w:line="360" w:lineRule="auto"/>
        <w:rPr>
          <w:sz w:val="24"/>
        </w:rPr>
      </w:pPr>
      <w:r>
        <w:rPr>
          <w:rFonts w:hint="eastAsia"/>
          <w:sz w:val="24"/>
        </w:rPr>
        <w:t>甲方委托乙方提供产品</w:t>
      </w:r>
      <w:r>
        <w:rPr>
          <w:sz w:val="24"/>
        </w:rPr>
        <w:t>/</w:t>
      </w:r>
      <w:r>
        <w:rPr>
          <w:rFonts w:hint="eastAsia"/>
          <w:sz w:val="24"/>
        </w:rPr>
        <w:t>服务，内容包括：</w:t>
      </w:r>
      <w:commentRangeStart w:id="27"/>
      <w:r>
        <w:rPr>
          <w:rFonts w:ascii="宋体" w:hAnsi="宋体" w:hint="eastAsia"/>
          <w:sz w:val="24"/>
        </w:rPr>
        <w:t>□</w:t>
      </w:r>
      <w:r>
        <w:rPr>
          <w:rFonts w:hint="eastAsia"/>
          <w:sz w:val="24"/>
        </w:rPr>
        <w:t>软件</w:t>
      </w:r>
      <w:r>
        <w:rPr>
          <w:sz w:val="24"/>
        </w:rPr>
        <w:t>/</w:t>
      </w:r>
      <w:r>
        <w:rPr>
          <w:rFonts w:ascii="宋体" w:hAnsi="宋体" w:hint="eastAsia"/>
          <w:sz w:val="24"/>
        </w:rPr>
        <w:t>□</w:t>
      </w:r>
      <w:r>
        <w:rPr>
          <w:rFonts w:hint="eastAsia"/>
          <w:sz w:val="24"/>
        </w:rPr>
        <w:t>设备</w:t>
      </w:r>
      <w:r>
        <w:rPr>
          <w:sz w:val="24"/>
        </w:rPr>
        <w:t>/</w:t>
      </w:r>
      <w:r>
        <w:rPr>
          <w:rFonts w:ascii="宋体" w:hAnsi="宋体" w:hint="eastAsia"/>
          <w:sz w:val="24"/>
        </w:rPr>
        <w:t>□其他</w:t>
      </w:r>
      <w:r>
        <w:rPr>
          <w:rFonts w:hint="eastAsia"/>
          <w:sz w:val="24"/>
        </w:rPr>
        <w:t>硬件，服务方式为</w:t>
      </w:r>
      <w:r>
        <w:rPr>
          <w:rFonts w:ascii="宋体" w:hAnsi="宋体" w:hint="eastAsia"/>
          <w:sz w:val="24"/>
        </w:rPr>
        <w:t>□</w:t>
      </w:r>
      <w:r>
        <w:rPr>
          <w:rFonts w:hint="eastAsia"/>
          <w:sz w:val="24"/>
        </w:rPr>
        <w:t>实施</w:t>
      </w:r>
      <w:r>
        <w:rPr>
          <w:rFonts w:ascii="宋体" w:hAnsi="宋体" w:hint="eastAsia"/>
          <w:sz w:val="24"/>
        </w:rPr>
        <w:t>□</w:t>
      </w:r>
      <w:r>
        <w:rPr>
          <w:rFonts w:hint="eastAsia"/>
          <w:sz w:val="24"/>
        </w:rPr>
        <w:t>二次开发</w:t>
      </w:r>
      <w:r>
        <w:rPr>
          <w:rFonts w:ascii="宋体" w:hAnsi="宋体" w:hint="eastAsia"/>
          <w:sz w:val="24"/>
        </w:rPr>
        <w:t>□</w:t>
      </w:r>
      <w:r>
        <w:rPr>
          <w:rFonts w:hint="eastAsia"/>
          <w:sz w:val="24"/>
        </w:rPr>
        <w:t>调试</w:t>
      </w:r>
      <w:r>
        <w:rPr>
          <w:rFonts w:ascii="宋体" w:hAnsi="宋体" w:hint="eastAsia"/>
          <w:sz w:val="24"/>
        </w:rPr>
        <w:t>□</w:t>
      </w:r>
      <w:r>
        <w:rPr>
          <w:rFonts w:hint="eastAsia"/>
          <w:sz w:val="24"/>
        </w:rPr>
        <w:t>安装□运维以及其他保障服务</w:t>
      </w:r>
      <w:commentRangeEnd w:id="27"/>
      <w:r>
        <w:rPr>
          <w:rStyle w:val="af7"/>
        </w:rPr>
        <w:commentReference w:id="27"/>
      </w:r>
      <w:r>
        <w:rPr>
          <w:rFonts w:hint="eastAsia"/>
          <w:sz w:val="24"/>
        </w:rPr>
        <w:t>。该服务以项目的方式进行整体打包，称为：</w:t>
      </w:r>
      <w:r>
        <w:rPr>
          <w:sz w:val="24"/>
          <w:u w:val="single"/>
        </w:rPr>
        <w:t xml:space="preserve"> </w:t>
      </w:r>
      <w:del w:id="28" w:author="曲薇" w:date="2025-11-04T11:21:00Z">
        <w:r w:rsidDel="001E4696">
          <w:rPr>
            <w:sz w:val="24"/>
            <w:highlight w:val="yellow"/>
            <w:u w:val="single"/>
          </w:rPr>
          <w:delText>x</w:delText>
        </w:r>
      </w:del>
      <w:ins w:id="29" w:author="曲薇" w:date="2025-11-04T11:21:00Z">
        <w:r w:rsidR="001E4696">
          <w:rPr>
            <w:rFonts w:hint="eastAsia"/>
            <w:sz w:val="24"/>
            <w:u w:val="single"/>
          </w:rPr>
          <w:t>【</w:t>
        </w:r>
        <w:r w:rsidR="001E4696">
          <w:rPr>
            <w:sz w:val="24"/>
            <w:highlight w:val="yellow"/>
            <w:u w:val="single"/>
          </w:rPr>
          <w:t>*</w:t>
        </w:r>
        <w:r w:rsidR="001E4696">
          <w:rPr>
            <w:rFonts w:hint="eastAsia"/>
            <w:sz w:val="24"/>
            <w:highlight w:val="yellow"/>
            <w:u w:val="single"/>
          </w:rPr>
          <w:t>】</w:t>
        </w:r>
      </w:ins>
      <w:del w:id="30" w:author="曲薇" w:date="2025-11-04T11:21:00Z">
        <w:r w:rsidDel="001E4696">
          <w:rPr>
            <w:sz w:val="24"/>
            <w:highlight w:val="yellow"/>
            <w:u w:val="single"/>
          </w:rPr>
          <w:delText>x</w:delText>
        </w:r>
        <w:r w:rsidDel="001E4696">
          <w:rPr>
            <w:sz w:val="24"/>
            <w:highlight w:val="yellow"/>
            <w:u w:val="single"/>
          </w:rPr>
          <w:delText>x</w:delText>
        </w:r>
        <w:r w:rsidDel="001E4696">
          <w:rPr>
            <w:sz w:val="24"/>
            <w:highlight w:val="yellow"/>
            <w:u w:val="single"/>
          </w:rPr>
          <w:delText>x</w:delText>
        </w:r>
      </w:del>
      <w:r>
        <w:rPr>
          <w:rFonts w:hint="eastAsia"/>
          <w:sz w:val="24"/>
        </w:rPr>
        <w:t>项目。</w:t>
      </w:r>
    </w:p>
    <w:p w14:paraId="539E3521" w14:textId="77777777" w:rsidR="001C0629" w:rsidRDefault="00031510">
      <w:pPr>
        <w:spacing w:line="360" w:lineRule="auto"/>
        <w:rPr>
          <w:sz w:val="24"/>
        </w:rPr>
      </w:pPr>
      <w:r>
        <w:rPr>
          <w:rFonts w:hint="eastAsia"/>
          <w:sz w:val="24"/>
        </w:rPr>
        <w:t>该项目由多个模块组成，其中分项价格清单如下：</w:t>
      </w:r>
    </w:p>
    <w:tbl>
      <w:tblPr>
        <w:tblW w:w="5000" w:type="pct"/>
        <w:jc w:val="center"/>
        <w:tblLook w:val="04A0" w:firstRow="1" w:lastRow="0" w:firstColumn="1" w:lastColumn="0" w:noHBand="0" w:noVBand="1"/>
      </w:tblPr>
      <w:tblGrid>
        <w:gridCol w:w="468"/>
        <w:gridCol w:w="1106"/>
        <w:gridCol w:w="2935"/>
        <w:gridCol w:w="965"/>
        <w:gridCol w:w="1434"/>
        <w:gridCol w:w="1434"/>
        <w:gridCol w:w="1429"/>
      </w:tblGrid>
      <w:tr w:rsidR="001C0629" w14:paraId="6D791FE7" w14:textId="77777777">
        <w:trPr>
          <w:trHeight w:val="20"/>
          <w:jc w:val="center"/>
        </w:trPr>
        <w:tc>
          <w:tcPr>
            <w:tcW w:w="239" w:type="pct"/>
            <w:tcBorders>
              <w:top w:val="single" w:sz="4" w:space="0" w:color="auto"/>
              <w:left w:val="single" w:sz="4" w:space="0" w:color="auto"/>
              <w:bottom w:val="single" w:sz="4" w:space="0" w:color="auto"/>
              <w:right w:val="single" w:sz="4" w:space="0" w:color="auto"/>
            </w:tcBorders>
            <w:shd w:val="clear" w:color="auto" w:fill="auto"/>
            <w:vAlign w:val="center"/>
          </w:tcPr>
          <w:p w14:paraId="77691D15"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lastRenderedPageBreak/>
              <w:t>序号</w:t>
            </w:r>
          </w:p>
        </w:tc>
        <w:tc>
          <w:tcPr>
            <w:tcW w:w="566" w:type="pct"/>
            <w:tcBorders>
              <w:top w:val="single" w:sz="4" w:space="0" w:color="auto"/>
              <w:left w:val="nil"/>
              <w:bottom w:val="single" w:sz="4" w:space="0" w:color="auto"/>
              <w:right w:val="single" w:sz="4" w:space="0" w:color="auto"/>
            </w:tcBorders>
            <w:shd w:val="clear" w:color="auto" w:fill="auto"/>
            <w:noWrap/>
            <w:vAlign w:val="center"/>
          </w:tcPr>
          <w:p w14:paraId="168DB6A0" w14:textId="77777777" w:rsidR="001C0629" w:rsidRDefault="00031510">
            <w:pPr>
              <w:widowControl/>
              <w:spacing w:line="240" w:lineRule="exact"/>
              <w:rPr>
                <w:rFonts w:ascii="宋体" w:hAnsi="宋体" w:cs="宋体"/>
                <w:b/>
                <w:bCs/>
                <w:color w:val="000000"/>
                <w:kern w:val="0"/>
                <w:sz w:val="18"/>
                <w:szCs w:val="18"/>
              </w:rPr>
            </w:pPr>
            <w:r>
              <w:rPr>
                <w:rFonts w:ascii="宋体" w:hAnsi="宋体" w:cs="宋体" w:hint="eastAsia"/>
                <w:b/>
                <w:bCs/>
                <w:color w:val="000000"/>
                <w:kern w:val="0"/>
                <w:sz w:val="18"/>
                <w:szCs w:val="18"/>
              </w:rPr>
              <w:t>模块</w:t>
            </w:r>
            <w:r>
              <w:rPr>
                <w:rFonts w:ascii="宋体" w:hAnsi="宋体" w:cs="宋体"/>
                <w:b/>
                <w:bCs/>
                <w:color w:val="000000"/>
                <w:kern w:val="0"/>
                <w:sz w:val="18"/>
                <w:szCs w:val="18"/>
              </w:rPr>
              <w:t>名称</w:t>
            </w:r>
          </w:p>
        </w:tc>
        <w:tc>
          <w:tcPr>
            <w:tcW w:w="1502" w:type="pct"/>
            <w:tcBorders>
              <w:top w:val="single" w:sz="4" w:space="0" w:color="auto"/>
              <w:left w:val="nil"/>
              <w:bottom w:val="single" w:sz="4" w:space="0" w:color="auto"/>
              <w:right w:val="single" w:sz="4" w:space="0" w:color="auto"/>
            </w:tcBorders>
            <w:shd w:val="clear" w:color="auto" w:fill="auto"/>
            <w:vAlign w:val="center"/>
          </w:tcPr>
          <w:p w14:paraId="55A3E5AD"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t>模块</w:t>
            </w:r>
            <w:r>
              <w:rPr>
                <w:rFonts w:ascii="宋体" w:hAnsi="宋体" w:cs="宋体"/>
                <w:b/>
                <w:bCs/>
                <w:color w:val="000000"/>
                <w:kern w:val="0"/>
                <w:sz w:val="18"/>
                <w:szCs w:val="18"/>
              </w:rPr>
              <w:t>说明</w:t>
            </w:r>
          </w:p>
          <w:p w14:paraId="0BAEF79E"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t>或性能参数描述</w:t>
            </w:r>
          </w:p>
        </w:tc>
        <w:tc>
          <w:tcPr>
            <w:tcW w:w="494" w:type="pct"/>
            <w:tcBorders>
              <w:top w:val="single" w:sz="4" w:space="0" w:color="auto"/>
              <w:left w:val="nil"/>
              <w:bottom w:val="single" w:sz="4" w:space="0" w:color="auto"/>
              <w:right w:val="single" w:sz="4" w:space="0" w:color="auto"/>
            </w:tcBorders>
            <w:shd w:val="clear" w:color="auto" w:fill="auto"/>
            <w:vAlign w:val="center"/>
          </w:tcPr>
          <w:p w14:paraId="525E0CBD"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t>数量</w:t>
            </w:r>
          </w:p>
        </w:tc>
        <w:tc>
          <w:tcPr>
            <w:tcW w:w="734" w:type="pct"/>
            <w:tcBorders>
              <w:top w:val="single" w:sz="4" w:space="0" w:color="auto"/>
              <w:left w:val="nil"/>
              <w:bottom w:val="single" w:sz="4" w:space="0" w:color="auto"/>
              <w:right w:val="single" w:sz="4" w:space="0" w:color="auto"/>
            </w:tcBorders>
            <w:shd w:val="clear" w:color="auto" w:fill="auto"/>
            <w:noWrap/>
            <w:vAlign w:val="center"/>
          </w:tcPr>
          <w:p w14:paraId="7D1B8C2B"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t>单位</w:t>
            </w:r>
          </w:p>
        </w:tc>
        <w:tc>
          <w:tcPr>
            <w:tcW w:w="734" w:type="pct"/>
            <w:tcBorders>
              <w:top w:val="single" w:sz="4" w:space="0" w:color="auto"/>
              <w:left w:val="nil"/>
              <w:bottom w:val="single" w:sz="4" w:space="0" w:color="auto"/>
              <w:right w:val="single" w:sz="4" w:space="0" w:color="auto"/>
            </w:tcBorders>
          </w:tcPr>
          <w:p w14:paraId="24DD41D6"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t>单价（人民币</w:t>
            </w:r>
            <w:r>
              <w:rPr>
                <w:rFonts w:ascii="宋体" w:hAnsi="宋体" w:cs="宋体" w:hint="eastAsia"/>
                <w:b/>
                <w:bCs/>
                <w:color w:val="000000"/>
                <w:kern w:val="0"/>
                <w:sz w:val="18"/>
                <w:szCs w:val="18"/>
              </w:rPr>
              <w:t>/</w:t>
            </w:r>
            <w:r>
              <w:rPr>
                <w:rFonts w:ascii="宋体" w:hAnsi="宋体" w:cs="宋体" w:hint="eastAsia"/>
                <w:b/>
                <w:bCs/>
                <w:color w:val="000000"/>
                <w:kern w:val="0"/>
                <w:sz w:val="18"/>
                <w:szCs w:val="18"/>
              </w:rPr>
              <w:t>元）</w:t>
            </w:r>
          </w:p>
        </w:tc>
        <w:tc>
          <w:tcPr>
            <w:tcW w:w="732" w:type="pct"/>
            <w:tcBorders>
              <w:top w:val="single" w:sz="4" w:space="0" w:color="auto"/>
              <w:left w:val="nil"/>
              <w:bottom w:val="single" w:sz="4" w:space="0" w:color="auto"/>
              <w:right w:val="single" w:sz="4" w:space="0" w:color="auto"/>
            </w:tcBorders>
          </w:tcPr>
          <w:p w14:paraId="57337E17" w14:textId="77777777" w:rsidR="001C0629" w:rsidRDefault="00031510">
            <w:pPr>
              <w:widowControl/>
              <w:spacing w:line="240" w:lineRule="exact"/>
              <w:jc w:val="center"/>
              <w:rPr>
                <w:rFonts w:ascii="宋体" w:hAnsi="宋体" w:cs="宋体"/>
                <w:b/>
                <w:bCs/>
                <w:color w:val="000000"/>
                <w:kern w:val="0"/>
                <w:sz w:val="18"/>
                <w:szCs w:val="18"/>
              </w:rPr>
            </w:pPr>
            <w:r>
              <w:rPr>
                <w:rFonts w:ascii="宋体" w:hAnsi="宋体" w:cs="宋体" w:hint="eastAsia"/>
                <w:b/>
                <w:bCs/>
                <w:color w:val="000000"/>
                <w:kern w:val="0"/>
                <w:sz w:val="18"/>
                <w:szCs w:val="18"/>
              </w:rPr>
              <w:t>小计（人民币</w:t>
            </w:r>
            <w:r>
              <w:rPr>
                <w:rFonts w:ascii="宋体" w:hAnsi="宋体" w:cs="宋体" w:hint="eastAsia"/>
                <w:b/>
                <w:bCs/>
                <w:color w:val="000000"/>
                <w:kern w:val="0"/>
                <w:sz w:val="18"/>
                <w:szCs w:val="18"/>
              </w:rPr>
              <w:t>/</w:t>
            </w:r>
            <w:r>
              <w:rPr>
                <w:rFonts w:ascii="宋体" w:hAnsi="宋体" w:cs="宋体" w:hint="eastAsia"/>
                <w:b/>
                <w:bCs/>
                <w:color w:val="000000"/>
                <w:kern w:val="0"/>
                <w:sz w:val="18"/>
                <w:szCs w:val="18"/>
              </w:rPr>
              <w:t>元）</w:t>
            </w:r>
          </w:p>
        </w:tc>
      </w:tr>
      <w:tr w:rsidR="001C0629" w14:paraId="11F81EAF" w14:textId="77777777">
        <w:trPr>
          <w:trHeight w:val="20"/>
          <w:jc w:val="center"/>
        </w:trPr>
        <w:tc>
          <w:tcPr>
            <w:tcW w:w="239" w:type="pct"/>
            <w:tcBorders>
              <w:top w:val="nil"/>
              <w:left w:val="single" w:sz="4" w:space="0" w:color="auto"/>
              <w:bottom w:val="single" w:sz="4" w:space="0" w:color="auto"/>
              <w:right w:val="single" w:sz="4" w:space="0" w:color="auto"/>
            </w:tcBorders>
            <w:shd w:val="clear" w:color="auto" w:fill="auto"/>
            <w:vAlign w:val="center"/>
          </w:tcPr>
          <w:p w14:paraId="5AC9E22B"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566" w:type="pct"/>
            <w:tcBorders>
              <w:top w:val="nil"/>
              <w:left w:val="nil"/>
              <w:bottom w:val="single" w:sz="4" w:space="0" w:color="auto"/>
              <w:right w:val="single" w:sz="4" w:space="0" w:color="auto"/>
            </w:tcBorders>
            <w:shd w:val="clear" w:color="auto" w:fill="auto"/>
            <w:vAlign w:val="center"/>
          </w:tcPr>
          <w:p w14:paraId="0DF67234"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A</w:t>
            </w:r>
            <w:r>
              <w:rPr>
                <w:rFonts w:ascii="宋体" w:hAnsi="宋体" w:cs="宋体"/>
                <w:color w:val="000000"/>
                <w:kern w:val="0"/>
                <w:sz w:val="18"/>
                <w:szCs w:val="18"/>
              </w:rPr>
              <w:t>模块</w:t>
            </w:r>
          </w:p>
        </w:tc>
        <w:tc>
          <w:tcPr>
            <w:tcW w:w="1502" w:type="pct"/>
            <w:tcBorders>
              <w:top w:val="nil"/>
              <w:left w:val="nil"/>
              <w:bottom w:val="single" w:sz="4" w:space="0" w:color="auto"/>
              <w:right w:val="single" w:sz="4" w:space="0" w:color="auto"/>
            </w:tcBorders>
            <w:shd w:val="clear" w:color="auto" w:fill="auto"/>
            <w:vAlign w:val="center"/>
          </w:tcPr>
          <w:p w14:paraId="4287DB8E" w14:textId="77777777" w:rsidR="001C0629" w:rsidRDefault="00031510">
            <w:pPr>
              <w:widowControl/>
              <w:spacing w:line="240" w:lineRule="exact"/>
              <w:jc w:val="left"/>
              <w:rPr>
                <w:rFonts w:ascii="宋体" w:hAnsi="宋体" w:cs="宋体"/>
                <w:color w:val="000000"/>
                <w:kern w:val="0"/>
                <w:sz w:val="18"/>
                <w:szCs w:val="18"/>
              </w:rPr>
            </w:pPr>
            <w:r>
              <w:rPr>
                <w:rFonts w:ascii="宋体" w:hAnsi="宋体" w:cs="宋体" w:hint="eastAsia"/>
                <w:color w:val="000000"/>
                <w:kern w:val="0"/>
                <w:sz w:val="18"/>
                <w:szCs w:val="18"/>
              </w:rPr>
              <w:t>主要实现功能</w:t>
            </w:r>
            <w:r>
              <w:rPr>
                <w:rFonts w:ascii="宋体" w:hAnsi="宋体" w:cs="宋体"/>
                <w:color w:val="000000"/>
                <w:kern w:val="0"/>
                <w:sz w:val="18"/>
                <w:szCs w:val="18"/>
              </w:rPr>
              <w:t>目标</w:t>
            </w:r>
          </w:p>
        </w:tc>
        <w:tc>
          <w:tcPr>
            <w:tcW w:w="494" w:type="pct"/>
            <w:tcBorders>
              <w:top w:val="nil"/>
              <w:left w:val="nil"/>
              <w:bottom w:val="single" w:sz="4" w:space="0" w:color="auto"/>
              <w:right w:val="single" w:sz="4" w:space="0" w:color="auto"/>
            </w:tcBorders>
            <w:shd w:val="clear" w:color="auto" w:fill="auto"/>
            <w:noWrap/>
            <w:vAlign w:val="center"/>
          </w:tcPr>
          <w:p w14:paraId="70FEA5EF"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color w:val="000000"/>
                <w:kern w:val="0"/>
                <w:sz w:val="18"/>
                <w:szCs w:val="18"/>
              </w:rPr>
              <w:t>1</w:t>
            </w:r>
            <w:r>
              <w:rPr>
                <w:rFonts w:ascii="宋体" w:hAnsi="宋体" w:cs="宋体" w:hint="eastAsia"/>
                <w:color w:val="000000"/>
                <w:kern w:val="0"/>
                <w:sz w:val="18"/>
                <w:szCs w:val="18"/>
              </w:rPr>
              <w:t>个</w:t>
            </w:r>
          </w:p>
        </w:tc>
        <w:tc>
          <w:tcPr>
            <w:tcW w:w="734" w:type="pct"/>
            <w:tcBorders>
              <w:top w:val="nil"/>
              <w:left w:val="nil"/>
              <w:bottom w:val="single" w:sz="4" w:space="0" w:color="auto"/>
              <w:right w:val="single" w:sz="4" w:space="0" w:color="auto"/>
            </w:tcBorders>
            <w:shd w:val="clear" w:color="auto" w:fill="auto"/>
            <w:noWrap/>
            <w:vAlign w:val="center"/>
          </w:tcPr>
          <w:p w14:paraId="7430A95F"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09DEA2EB"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3D1CB929" w14:textId="77777777" w:rsidR="001C0629" w:rsidRDefault="001C0629">
            <w:pPr>
              <w:widowControl/>
              <w:spacing w:line="240" w:lineRule="exact"/>
              <w:jc w:val="center"/>
              <w:rPr>
                <w:rFonts w:ascii="宋体" w:hAnsi="宋体" w:cs="宋体"/>
                <w:color w:val="000000"/>
                <w:kern w:val="0"/>
                <w:sz w:val="18"/>
                <w:szCs w:val="18"/>
              </w:rPr>
            </w:pPr>
          </w:p>
        </w:tc>
      </w:tr>
      <w:tr w:rsidR="001C0629" w14:paraId="2FC650E0" w14:textId="77777777">
        <w:trPr>
          <w:trHeight w:val="20"/>
          <w:jc w:val="center"/>
        </w:trPr>
        <w:tc>
          <w:tcPr>
            <w:tcW w:w="239" w:type="pct"/>
            <w:vMerge w:val="restart"/>
            <w:tcBorders>
              <w:top w:val="nil"/>
              <w:left w:val="single" w:sz="4" w:space="0" w:color="auto"/>
              <w:bottom w:val="single" w:sz="4" w:space="0" w:color="auto"/>
              <w:right w:val="single" w:sz="4" w:space="0" w:color="auto"/>
            </w:tcBorders>
            <w:shd w:val="clear" w:color="auto" w:fill="auto"/>
            <w:vAlign w:val="center"/>
          </w:tcPr>
          <w:p w14:paraId="76BDC94E"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w:t>
            </w:r>
          </w:p>
        </w:tc>
        <w:tc>
          <w:tcPr>
            <w:tcW w:w="566" w:type="pct"/>
            <w:vMerge w:val="restart"/>
            <w:tcBorders>
              <w:top w:val="nil"/>
              <w:left w:val="single" w:sz="4" w:space="0" w:color="auto"/>
              <w:bottom w:val="single" w:sz="4" w:space="0" w:color="auto"/>
              <w:right w:val="single" w:sz="4" w:space="0" w:color="auto"/>
            </w:tcBorders>
            <w:shd w:val="clear" w:color="auto" w:fill="auto"/>
            <w:vAlign w:val="center"/>
          </w:tcPr>
          <w:p w14:paraId="69E0BC34"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B</w:t>
            </w:r>
            <w:r>
              <w:rPr>
                <w:rFonts w:ascii="宋体" w:hAnsi="宋体" w:cs="宋体" w:hint="eastAsia"/>
                <w:color w:val="000000"/>
                <w:kern w:val="0"/>
                <w:sz w:val="18"/>
                <w:szCs w:val="18"/>
              </w:rPr>
              <w:t>模块</w:t>
            </w:r>
          </w:p>
        </w:tc>
        <w:tc>
          <w:tcPr>
            <w:tcW w:w="1502" w:type="pct"/>
            <w:tcBorders>
              <w:top w:val="nil"/>
              <w:left w:val="nil"/>
              <w:bottom w:val="single" w:sz="4" w:space="0" w:color="auto"/>
              <w:right w:val="single" w:sz="4" w:space="0" w:color="auto"/>
            </w:tcBorders>
            <w:shd w:val="clear" w:color="auto" w:fill="auto"/>
            <w:vAlign w:val="center"/>
          </w:tcPr>
          <w:p w14:paraId="6DA1154B" w14:textId="77777777" w:rsidR="001C0629" w:rsidRDefault="00031510">
            <w:pPr>
              <w:widowControl/>
              <w:spacing w:line="240" w:lineRule="exact"/>
              <w:jc w:val="left"/>
              <w:rPr>
                <w:rFonts w:ascii="宋体" w:hAnsi="宋体" w:cs="宋体"/>
                <w:color w:val="000000"/>
                <w:kern w:val="0"/>
                <w:sz w:val="18"/>
                <w:szCs w:val="18"/>
              </w:rPr>
            </w:pPr>
            <w:r>
              <w:rPr>
                <w:rFonts w:ascii="宋体" w:hAnsi="宋体" w:cs="宋体" w:hint="eastAsia"/>
                <w:color w:val="000000"/>
                <w:kern w:val="0"/>
                <w:sz w:val="18"/>
                <w:szCs w:val="18"/>
              </w:rPr>
              <w:t>功能</w:t>
            </w:r>
            <w:r>
              <w:rPr>
                <w:rFonts w:ascii="宋体" w:hAnsi="宋体" w:cs="宋体"/>
                <w:color w:val="000000"/>
                <w:kern w:val="0"/>
                <w:sz w:val="18"/>
                <w:szCs w:val="18"/>
              </w:rPr>
              <w:t>目标</w:t>
            </w:r>
          </w:p>
        </w:tc>
        <w:tc>
          <w:tcPr>
            <w:tcW w:w="494" w:type="pct"/>
            <w:tcBorders>
              <w:top w:val="nil"/>
              <w:left w:val="nil"/>
              <w:bottom w:val="single" w:sz="4" w:space="0" w:color="auto"/>
              <w:right w:val="single" w:sz="4" w:space="0" w:color="auto"/>
            </w:tcBorders>
            <w:shd w:val="clear" w:color="auto" w:fill="auto"/>
            <w:noWrap/>
            <w:vAlign w:val="center"/>
          </w:tcPr>
          <w:p w14:paraId="57BAC87E"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33AA797E"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2E03A9F2"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5D9B7437" w14:textId="77777777" w:rsidR="001C0629" w:rsidRDefault="001C0629">
            <w:pPr>
              <w:widowControl/>
              <w:spacing w:line="240" w:lineRule="exact"/>
              <w:jc w:val="center"/>
              <w:rPr>
                <w:rFonts w:ascii="宋体" w:hAnsi="宋体" w:cs="宋体"/>
                <w:color w:val="000000"/>
                <w:kern w:val="0"/>
                <w:sz w:val="18"/>
                <w:szCs w:val="18"/>
              </w:rPr>
            </w:pPr>
          </w:p>
        </w:tc>
      </w:tr>
      <w:tr w:rsidR="001C0629" w14:paraId="3ACAA80E"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6619749E"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799BCA08"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68A27FAD"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3D0909E8"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1ECDDF00"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5AF0D50C"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642A033A" w14:textId="77777777" w:rsidR="001C0629" w:rsidRDefault="001C0629">
            <w:pPr>
              <w:widowControl/>
              <w:spacing w:line="240" w:lineRule="exact"/>
              <w:jc w:val="center"/>
              <w:rPr>
                <w:rFonts w:ascii="宋体" w:hAnsi="宋体" w:cs="宋体"/>
                <w:color w:val="000000"/>
                <w:kern w:val="0"/>
                <w:sz w:val="18"/>
                <w:szCs w:val="18"/>
              </w:rPr>
            </w:pPr>
          </w:p>
        </w:tc>
      </w:tr>
      <w:tr w:rsidR="001C0629" w14:paraId="2EDCAB41"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0B9DEEB7"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44DB9CDA"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381D1DC7"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500C392D"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7FFA6409"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43DCB4AA"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050BC04B" w14:textId="77777777" w:rsidR="001C0629" w:rsidRDefault="001C0629">
            <w:pPr>
              <w:widowControl/>
              <w:spacing w:line="240" w:lineRule="exact"/>
              <w:jc w:val="center"/>
              <w:rPr>
                <w:rFonts w:ascii="宋体" w:hAnsi="宋体" w:cs="宋体"/>
                <w:color w:val="000000"/>
                <w:kern w:val="0"/>
                <w:sz w:val="18"/>
                <w:szCs w:val="18"/>
              </w:rPr>
            </w:pPr>
          </w:p>
        </w:tc>
      </w:tr>
      <w:tr w:rsidR="001C0629" w14:paraId="00C57989"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62A2A451"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1486B11D"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0E45586A"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155D9ACD"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4308581B"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3228CF0A"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629B7431" w14:textId="77777777" w:rsidR="001C0629" w:rsidRDefault="001C0629">
            <w:pPr>
              <w:widowControl/>
              <w:spacing w:line="240" w:lineRule="exact"/>
              <w:jc w:val="center"/>
              <w:rPr>
                <w:rFonts w:ascii="宋体" w:hAnsi="宋体" w:cs="宋体"/>
                <w:color w:val="000000"/>
                <w:kern w:val="0"/>
                <w:sz w:val="18"/>
                <w:szCs w:val="18"/>
              </w:rPr>
            </w:pPr>
          </w:p>
        </w:tc>
      </w:tr>
      <w:tr w:rsidR="001C0629" w14:paraId="3B7E89BA"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32D4284E"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101B0046"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76E6246D"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76106B7C"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6EF85C45"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48F8B661"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08799610" w14:textId="77777777" w:rsidR="001C0629" w:rsidRDefault="001C0629">
            <w:pPr>
              <w:widowControl/>
              <w:spacing w:line="240" w:lineRule="exact"/>
              <w:jc w:val="center"/>
              <w:rPr>
                <w:rFonts w:ascii="宋体" w:hAnsi="宋体" w:cs="宋体"/>
                <w:color w:val="000000"/>
                <w:kern w:val="0"/>
                <w:sz w:val="18"/>
                <w:szCs w:val="18"/>
              </w:rPr>
            </w:pPr>
          </w:p>
        </w:tc>
      </w:tr>
      <w:tr w:rsidR="001C0629" w14:paraId="50076BCB"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00767AF8"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5C5819C4"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3AE14B59"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70145DC9"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585EDAA9"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49F75BF0"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318ED829" w14:textId="77777777" w:rsidR="001C0629" w:rsidRDefault="001C0629">
            <w:pPr>
              <w:widowControl/>
              <w:spacing w:line="240" w:lineRule="exact"/>
              <w:jc w:val="center"/>
              <w:rPr>
                <w:rFonts w:ascii="宋体" w:hAnsi="宋体" w:cs="宋体"/>
                <w:color w:val="000000"/>
                <w:kern w:val="0"/>
                <w:sz w:val="18"/>
                <w:szCs w:val="18"/>
              </w:rPr>
            </w:pPr>
          </w:p>
        </w:tc>
      </w:tr>
      <w:tr w:rsidR="001C0629" w14:paraId="354C022D"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47BF2EDA"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0C752E73"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0683AFAC"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04F70E50"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14ECC8B7"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5ADCCA0E"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6340500E" w14:textId="77777777" w:rsidR="001C0629" w:rsidRDefault="001C0629">
            <w:pPr>
              <w:widowControl/>
              <w:spacing w:line="240" w:lineRule="exact"/>
              <w:jc w:val="center"/>
              <w:rPr>
                <w:rFonts w:ascii="宋体" w:hAnsi="宋体" w:cs="宋体"/>
                <w:color w:val="000000"/>
                <w:kern w:val="0"/>
                <w:sz w:val="18"/>
                <w:szCs w:val="18"/>
              </w:rPr>
            </w:pPr>
          </w:p>
        </w:tc>
      </w:tr>
      <w:tr w:rsidR="001C0629" w14:paraId="5C8711CB"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3FFC5110"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4DBEAF0C"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274E5034"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0267A380"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5CF81959"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34F15FD9"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2AF6E39F" w14:textId="77777777" w:rsidR="001C0629" w:rsidRDefault="001C0629">
            <w:pPr>
              <w:widowControl/>
              <w:spacing w:line="240" w:lineRule="exact"/>
              <w:jc w:val="center"/>
              <w:rPr>
                <w:rFonts w:ascii="宋体" w:hAnsi="宋体" w:cs="宋体"/>
                <w:color w:val="000000"/>
                <w:kern w:val="0"/>
                <w:sz w:val="18"/>
                <w:szCs w:val="18"/>
              </w:rPr>
            </w:pPr>
          </w:p>
        </w:tc>
      </w:tr>
      <w:tr w:rsidR="001C0629" w14:paraId="2900418B" w14:textId="77777777">
        <w:trPr>
          <w:trHeight w:val="20"/>
          <w:jc w:val="center"/>
        </w:trPr>
        <w:tc>
          <w:tcPr>
            <w:tcW w:w="239" w:type="pct"/>
            <w:tcBorders>
              <w:top w:val="nil"/>
              <w:left w:val="single" w:sz="4" w:space="0" w:color="auto"/>
              <w:bottom w:val="single" w:sz="4" w:space="0" w:color="auto"/>
              <w:right w:val="single" w:sz="4" w:space="0" w:color="auto"/>
            </w:tcBorders>
            <w:shd w:val="clear" w:color="auto" w:fill="auto"/>
            <w:vAlign w:val="center"/>
          </w:tcPr>
          <w:p w14:paraId="44C27A14"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3</w:t>
            </w:r>
          </w:p>
        </w:tc>
        <w:tc>
          <w:tcPr>
            <w:tcW w:w="566" w:type="pct"/>
            <w:tcBorders>
              <w:top w:val="nil"/>
              <w:left w:val="nil"/>
              <w:bottom w:val="single" w:sz="4" w:space="0" w:color="auto"/>
              <w:right w:val="single" w:sz="4" w:space="0" w:color="auto"/>
            </w:tcBorders>
            <w:shd w:val="clear" w:color="auto" w:fill="auto"/>
            <w:vAlign w:val="center"/>
          </w:tcPr>
          <w:p w14:paraId="73D2293B"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C</w:t>
            </w:r>
            <w:r>
              <w:rPr>
                <w:rFonts w:ascii="宋体" w:hAnsi="宋体" w:cs="宋体"/>
                <w:color w:val="000000"/>
                <w:kern w:val="0"/>
                <w:sz w:val="18"/>
                <w:szCs w:val="18"/>
              </w:rPr>
              <w:t>模块</w:t>
            </w:r>
          </w:p>
        </w:tc>
        <w:tc>
          <w:tcPr>
            <w:tcW w:w="1502" w:type="pct"/>
            <w:tcBorders>
              <w:top w:val="nil"/>
              <w:left w:val="nil"/>
              <w:bottom w:val="single" w:sz="4" w:space="0" w:color="auto"/>
              <w:right w:val="single" w:sz="4" w:space="0" w:color="auto"/>
            </w:tcBorders>
            <w:shd w:val="clear" w:color="auto" w:fill="auto"/>
            <w:vAlign w:val="center"/>
          </w:tcPr>
          <w:p w14:paraId="60849FB6"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5AEFFCE1"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43C535EE"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7FB2BE67"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073F788C" w14:textId="77777777" w:rsidR="001C0629" w:rsidRDefault="001C0629">
            <w:pPr>
              <w:widowControl/>
              <w:spacing w:line="240" w:lineRule="exact"/>
              <w:jc w:val="center"/>
              <w:rPr>
                <w:rFonts w:ascii="宋体" w:hAnsi="宋体" w:cs="宋体"/>
                <w:color w:val="000000"/>
                <w:kern w:val="0"/>
                <w:sz w:val="18"/>
                <w:szCs w:val="18"/>
              </w:rPr>
            </w:pPr>
          </w:p>
        </w:tc>
      </w:tr>
      <w:tr w:rsidR="001C0629" w14:paraId="393C1D73" w14:textId="77777777">
        <w:trPr>
          <w:trHeight w:val="20"/>
          <w:jc w:val="center"/>
        </w:trPr>
        <w:tc>
          <w:tcPr>
            <w:tcW w:w="239" w:type="pct"/>
            <w:vMerge w:val="restart"/>
            <w:tcBorders>
              <w:top w:val="nil"/>
              <w:left w:val="single" w:sz="4" w:space="0" w:color="auto"/>
              <w:bottom w:val="single" w:sz="4" w:space="0" w:color="auto"/>
              <w:right w:val="single" w:sz="4" w:space="0" w:color="auto"/>
            </w:tcBorders>
            <w:shd w:val="clear" w:color="auto" w:fill="auto"/>
            <w:vAlign w:val="center"/>
          </w:tcPr>
          <w:p w14:paraId="09DF2B32"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4</w:t>
            </w:r>
          </w:p>
        </w:tc>
        <w:tc>
          <w:tcPr>
            <w:tcW w:w="566" w:type="pct"/>
            <w:vMerge w:val="restart"/>
            <w:tcBorders>
              <w:top w:val="nil"/>
              <w:left w:val="single" w:sz="4" w:space="0" w:color="auto"/>
              <w:bottom w:val="single" w:sz="4" w:space="0" w:color="auto"/>
              <w:right w:val="single" w:sz="4" w:space="0" w:color="auto"/>
            </w:tcBorders>
            <w:shd w:val="clear" w:color="auto" w:fill="auto"/>
            <w:vAlign w:val="center"/>
          </w:tcPr>
          <w:p w14:paraId="5188CB65" w14:textId="77777777" w:rsidR="001C0629" w:rsidRDefault="001C0629">
            <w:pPr>
              <w:widowControl/>
              <w:spacing w:line="240" w:lineRule="exact"/>
              <w:jc w:val="center"/>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07EFBE4E" w14:textId="77777777" w:rsidR="001C0629" w:rsidRDefault="001C0629">
            <w:pPr>
              <w:widowControl/>
              <w:spacing w:line="22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13647D4C"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1127809D"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337DBCC3"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79BF4161" w14:textId="77777777" w:rsidR="001C0629" w:rsidRDefault="001C0629">
            <w:pPr>
              <w:widowControl/>
              <w:spacing w:line="240" w:lineRule="exact"/>
              <w:jc w:val="center"/>
              <w:rPr>
                <w:rFonts w:ascii="宋体" w:hAnsi="宋体" w:cs="宋体"/>
                <w:color w:val="000000"/>
                <w:kern w:val="0"/>
                <w:sz w:val="18"/>
                <w:szCs w:val="18"/>
              </w:rPr>
            </w:pPr>
          </w:p>
        </w:tc>
      </w:tr>
      <w:tr w:rsidR="001C0629" w14:paraId="1920FE6B"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52429E51"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60C06596"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5006155D" w14:textId="77777777" w:rsidR="001C0629" w:rsidRDefault="001C0629">
            <w:pPr>
              <w:widowControl/>
              <w:spacing w:line="22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146E83E1"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6EC60236"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3D4FC9A7"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38F7E535" w14:textId="77777777" w:rsidR="001C0629" w:rsidRDefault="001C0629">
            <w:pPr>
              <w:widowControl/>
              <w:spacing w:line="240" w:lineRule="exact"/>
              <w:jc w:val="center"/>
              <w:rPr>
                <w:rFonts w:ascii="宋体" w:hAnsi="宋体" w:cs="宋体"/>
                <w:color w:val="000000"/>
                <w:kern w:val="0"/>
                <w:sz w:val="18"/>
                <w:szCs w:val="18"/>
              </w:rPr>
            </w:pPr>
          </w:p>
        </w:tc>
      </w:tr>
      <w:tr w:rsidR="001C0629" w14:paraId="10156354"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21CD1262"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53470654"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66CA9E5A" w14:textId="77777777" w:rsidR="001C0629" w:rsidRDefault="001C0629">
            <w:pPr>
              <w:widowControl/>
              <w:spacing w:line="22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0629DABC"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0EB91154"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6CDA6B60"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125633FE" w14:textId="77777777" w:rsidR="001C0629" w:rsidRDefault="001C0629">
            <w:pPr>
              <w:widowControl/>
              <w:spacing w:line="240" w:lineRule="exact"/>
              <w:jc w:val="center"/>
              <w:rPr>
                <w:rFonts w:ascii="宋体" w:hAnsi="宋体" w:cs="宋体"/>
                <w:color w:val="000000"/>
                <w:kern w:val="0"/>
                <w:sz w:val="18"/>
                <w:szCs w:val="18"/>
              </w:rPr>
            </w:pPr>
          </w:p>
        </w:tc>
      </w:tr>
      <w:tr w:rsidR="001C0629" w14:paraId="764734DC"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1F904F01"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7E33A9C2"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1F0473DC" w14:textId="77777777" w:rsidR="001C0629" w:rsidRDefault="001C0629">
            <w:pPr>
              <w:widowControl/>
              <w:spacing w:line="22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08DD867B"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357CE211"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12F987A9"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09D61DF0" w14:textId="77777777" w:rsidR="001C0629" w:rsidRDefault="001C0629">
            <w:pPr>
              <w:widowControl/>
              <w:spacing w:line="240" w:lineRule="exact"/>
              <w:jc w:val="center"/>
              <w:rPr>
                <w:rFonts w:ascii="宋体" w:hAnsi="宋体" w:cs="宋体"/>
                <w:color w:val="000000"/>
                <w:kern w:val="0"/>
                <w:sz w:val="18"/>
                <w:szCs w:val="18"/>
              </w:rPr>
            </w:pPr>
          </w:p>
        </w:tc>
      </w:tr>
      <w:tr w:rsidR="001C0629" w14:paraId="6C7E6F48"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24C3D05D"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071D3DC1"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07D6D0E9" w14:textId="77777777" w:rsidR="001C0629" w:rsidRDefault="001C0629">
            <w:pPr>
              <w:widowControl/>
              <w:spacing w:line="22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57192C2C"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7BC0704B"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20A0E50F"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57803502" w14:textId="77777777" w:rsidR="001C0629" w:rsidRDefault="001C0629">
            <w:pPr>
              <w:widowControl/>
              <w:spacing w:line="240" w:lineRule="exact"/>
              <w:jc w:val="center"/>
              <w:rPr>
                <w:rFonts w:ascii="宋体" w:hAnsi="宋体" w:cs="宋体"/>
                <w:color w:val="000000"/>
                <w:kern w:val="0"/>
                <w:sz w:val="18"/>
                <w:szCs w:val="18"/>
              </w:rPr>
            </w:pPr>
          </w:p>
        </w:tc>
      </w:tr>
      <w:tr w:rsidR="001C0629" w14:paraId="065A279A" w14:textId="77777777">
        <w:trPr>
          <w:trHeight w:val="20"/>
          <w:jc w:val="center"/>
        </w:trPr>
        <w:tc>
          <w:tcPr>
            <w:tcW w:w="239" w:type="pct"/>
            <w:vMerge/>
            <w:tcBorders>
              <w:top w:val="nil"/>
              <w:left w:val="single" w:sz="4" w:space="0" w:color="auto"/>
              <w:bottom w:val="single" w:sz="4" w:space="0" w:color="auto"/>
              <w:right w:val="single" w:sz="4" w:space="0" w:color="auto"/>
            </w:tcBorders>
            <w:vAlign w:val="center"/>
          </w:tcPr>
          <w:p w14:paraId="49800A07" w14:textId="77777777" w:rsidR="001C0629" w:rsidRDefault="001C0629">
            <w:pPr>
              <w:widowControl/>
              <w:spacing w:line="240" w:lineRule="exact"/>
              <w:jc w:val="left"/>
              <w:rPr>
                <w:rFonts w:ascii="宋体" w:hAnsi="宋体" w:cs="宋体"/>
                <w:color w:val="000000"/>
                <w:kern w:val="0"/>
                <w:sz w:val="18"/>
                <w:szCs w:val="18"/>
              </w:rPr>
            </w:pPr>
          </w:p>
        </w:tc>
        <w:tc>
          <w:tcPr>
            <w:tcW w:w="566" w:type="pct"/>
            <w:vMerge/>
            <w:tcBorders>
              <w:top w:val="nil"/>
              <w:left w:val="single" w:sz="4" w:space="0" w:color="auto"/>
              <w:bottom w:val="single" w:sz="4" w:space="0" w:color="auto"/>
              <w:right w:val="single" w:sz="4" w:space="0" w:color="auto"/>
            </w:tcBorders>
            <w:vAlign w:val="center"/>
          </w:tcPr>
          <w:p w14:paraId="500D8589" w14:textId="77777777" w:rsidR="001C0629" w:rsidRDefault="001C0629">
            <w:pPr>
              <w:widowControl/>
              <w:spacing w:line="240" w:lineRule="exact"/>
              <w:jc w:val="left"/>
              <w:rPr>
                <w:rFonts w:ascii="宋体" w:hAnsi="宋体" w:cs="宋体"/>
                <w:color w:val="000000"/>
                <w:kern w:val="0"/>
                <w:sz w:val="18"/>
                <w:szCs w:val="18"/>
              </w:rPr>
            </w:pPr>
          </w:p>
        </w:tc>
        <w:tc>
          <w:tcPr>
            <w:tcW w:w="1502" w:type="pct"/>
            <w:tcBorders>
              <w:top w:val="nil"/>
              <w:left w:val="nil"/>
              <w:bottom w:val="single" w:sz="4" w:space="0" w:color="auto"/>
              <w:right w:val="single" w:sz="4" w:space="0" w:color="auto"/>
            </w:tcBorders>
            <w:shd w:val="clear" w:color="auto" w:fill="auto"/>
            <w:vAlign w:val="center"/>
          </w:tcPr>
          <w:p w14:paraId="31C8AE30" w14:textId="77777777" w:rsidR="001C0629" w:rsidRDefault="001C0629">
            <w:pPr>
              <w:widowControl/>
              <w:spacing w:line="22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7ACF43F8"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shd w:val="clear" w:color="auto" w:fill="auto"/>
            <w:noWrap/>
            <w:vAlign w:val="center"/>
          </w:tcPr>
          <w:p w14:paraId="7C6F8DCE"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5EA01CD5"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3F7F011A" w14:textId="77777777" w:rsidR="001C0629" w:rsidRDefault="001C0629">
            <w:pPr>
              <w:widowControl/>
              <w:spacing w:line="240" w:lineRule="exact"/>
              <w:jc w:val="center"/>
              <w:rPr>
                <w:rFonts w:ascii="宋体" w:hAnsi="宋体" w:cs="宋体"/>
                <w:color w:val="000000"/>
                <w:kern w:val="0"/>
                <w:sz w:val="18"/>
                <w:szCs w:val="18"/>
              </w:rPr>
            </w:pPr>
          </w:p>
        </w:tc>
      </w:tr>
      <w:tr w:rsidR="001C0629" w14:paraId="62EE5CF5" w14:textId="77777777">
        <w:trPr>
          <w:trHeight w:val="20"/>
          <w:jc w:val="center"/>
        </w:trPr>
        <w:tc>
          <w:tcPr>
            <w:tcW w:w="239" w:type="pct"/>
            <w:tcBorders>
              <w:top w:val="nil"/>
              <w:left w:val="single" w:sz="4" w:space="0" w:color="auto"/>
              <w:bottom w:val="single" w:sz="4" w:space="0" w:color="auto"/>
              <w:right w:val="single" w:sz="4" w:space="0" w:color="auto"/>
            </w:tcBorders>
            <w:shd w:val="clear" w:color="auto" w:fill="auto"/>
            <w:vAlign w:val="center"/>
          </w:tcPr>
          <w:p w14:paraId="4BADFAAA"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5</w:t>
            </w:r>
          </w:p>
        </w:tc>
        <w:tc>
          <w:tcPr>
            <w:tcW w:w="566" w:type="pct"/>
            <w:tcBorders>
              <w:top w:val="nil"/>
              <w:left w:val="nil"/>
              <w:bottom w:val="single" w:sz="4" w:space="0" w:color="auto"/>
              <w:right w:val="single" w:sz="4" w:space="0" w:color="auto"/>
            </w:tcBorders>
            <w:shd w:val="clear" w:color="auto" w:fill="auto"/>
            <w:noWrap/>
            <w:vAlign w:val="center"/>
          </w:tcPr>
          <w:p w14:paraId="6C761CAE"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D</w:t>
            </w:r>
            <w:r>
              <w:rPr>
                <w:rFonts w:ascii="宋体" w:hAnsi="宋体" w:cs="宋体" w:hint="eastAsia"/>
                <w:color w:val="000000"/>
                <w:kern w:val="0"/>
                <w:sz w:val="18"/>
                <w:szCs w:val="18"/>
              </w:rPr>
              <w:t>模块</w:t>
            </w:r>
          </w:p>
        </w:tc>
        <w:tc>
          <w:tcPr>
            <w:tcW w:w="1502" w:type="pct"/>
            <w:tcBorders>
              <w:top w:val="nil"/>
              <w:left w:val="nil"/>
              <w:bottom w:val="single" w:sz="4" w:space="0" w:color="auto"/>
              <w:right w:val="single" w:sz="4" w:space="0" w:color="auto"/>
            </w:tcBorders>
            <w:shd w:val="clear" w:color="auto" w:fill="auto"/>
            <w:vAlign w:val="center"/>
          </w:tcPr>
          <w:p w14:paraId="0A371FA6"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7FC5CE16"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734" w:type="pct"/>
            <w:tcBorders>
              <w:top w:val="nil"/>
              <w:left w:val="nil"/>
              <w:bottom w:val="single" w:sz="4" w:space="0" w:color="auto"/>
              <w:right w:val="single" w:sz="4" w:space="0" w:color="auto"/>
            </w:tcBorders>
            <w:shd w:val="clear" w:color="auto" w:fill="auto"/>
            <w:noWrap/>
            <w:vAlign w:val="center"/>
          </w:tcPr>
          <w:p w14:paraId="62801754"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670BDCBC"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4D2015BA" w14:textId="77777777" w:rsidR="001C0629" w:rsidRDefault="001C0629">
            <w:pPr>
              <w:widowControl/>
              <w:spacing w:line="240" w:lineRule="exact"/>
              <w:jc w:val="center"/>
              <w:rPr>
                <w:rFonts w:ascii="宋体" w:hAnsi="宋体" w:cs="宋体"/>
                <w:color w:val="000000"/>
                <w:kern w:val="0"/>
                <w:sz w:val="18"/>
                <w:szCs w:val="18"/>
              </w:rPr>
            </w:pPr>
          </w:p>
        </w:tc>
      </w:tr>
      <w:tr w:rsidR="001C0629" w14:paraId="6C780091" w14:textId="77777777">
        <w:trPr>
          <w:trHeight w:val="20"/>
          <w:jc w:val="center"/>
        </w:trPr>
        <w:tc>
          <w:tcPr>
            <w:tcW w:w="239" w:type="pct"/>
            <w:tcBorders>
              <w:top w:val="nil"/>
              <w:left w:val="single" w:sz="4" w:space="0" w:color="auto"/>
              <w:bottom w:val="single" w:sz="4" w:space="0" w:color="auto"/>
              <w:right w:val="single" w:sz="4" w:space="0" w:color="auto"/>
            </w:tcBorders>
            <w:shd w:val="clear" w:color="auto" w:fill="auto"/>
            <w:vAlign w:val="center"/>
          </w:tcPr>
          <w:p w14:paraId="6D70FB6B"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6</w:t>
            </w:r>
          </w:p>
        </w:tc>
        <w:tc>
          <w:tcPr>
            <w:tcW w:w="566" w:type="pct"/>
            <w:tcBorders>
              <w:top w:val="nil"/>
              <w:left w:val="nil"/>
              <w:bottom w:val="single" w:sz="4" w:space="0" w:color="auto"/>
              <w:right w:val="single" w:sz="4" w:space="0" w:color="auto"/>
            </w:tcBorders>
            <w:shd w:val="clear" w:color="auto" w:fill="auto"/>
            <w:noWrap/>
            <w:vAlign w:val="center"/>
          </w:tcPr>
          <w:p w14:paraId="226A1E9A"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E</w:t>
            </w:r>
            <w:r>
              <w:rPr>
                <w:rFonts w:ascii="宋体" w:hAnsi="宋体" w:cs="宋体" w:hint="eastAsia"/>
                <w:color w:val="000000"/>
                <w:kern w:val="0"/>
                <w:sz w:val="18"/>
                <w:szCs w:val="18"/>
              </w:rPr>
              <w:t>培训</w:t>
            </w:r>
          </w:p>
        </w:tc>
        <w:tc>
          <w:tcPr>
            <w:tcW w:w="1502" w:type="pct"/>
            <w:tcBorders>
              <w:top w:val="nil"/>
              <w:left w:val="nil"/>
              <w:bottom w:val="single" w:sz="4" w:space="0" w:color="auto"/>
              <w:right w:val="single" w:sz="4" w:space="0" w:color="auto"/>
            </w:tcBorders>
            <w:shd w:val="clear" w:color="auto" w:fill="auto"/>
            <w:vAlign w:val="center"/>
          </w:tcPr>
          <w:p w14:paraId="5C24AE9E" w14:textId="77777777" w:rsidR="001C0629" w:rsidRDefault="001C0629">
            <w:pPr>
              <w:widowControl/>
              <w:spacing w:line="240" w:lineRule="exact"/>
              <w:jc w:val="left"/>
              <w:rPr>
                <w:rFonts w:ascii="宋体" w:hAnsi="宋体" w:cs="宋体"/>
                <w:color w:val="000000"/>
                <w:kern w:val="0"/>
                <w:sz w:val="18"/>
                <w:szCs w:val="18"/>
              </w:rPr>
            </w:pPr>
          </w:p>
        </w:tc>
        <w:tc>
          <w:tcPr>
            <w:tcW w:w="494" w:type="pct"/>
            <w:tcBorders>
              <w:top w:val="nil"/>
              <w:left w:val="nil"/>
              <w:bottom w:val="single" w:sz="4" w:space="0" w:color="auto"/>
              <w:right w:val="single" w:sz="4" w:space="0" w:color="auto"/>
            </w:tcBorders>
            <w:shd w:val="clear" w:color="auto" w:fill="auto"/>
            <w:noWrap/>
            <w:vAlign w:val="center"/>
          </w:tcPr>
          <w:p w14:paraId="064BD7D7"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734" w:type="pct"/>
            <w:tcBorders>
              <w:top w:val="nil"/>
              <w:left w:val="nil"/>
              <w:bottom w:val="single" w:sz="4" w:space="0" w:color="auto"/>
              <w:right w:val="single" w:sz="4" w:space="0" w:color="auto"/>
            </w:tcBorders>
            <w:shd w:val="clear" w:color="auto" w:fill="auto"/>
            <w:noWrap/>
            <w:vAlign w:val="center"/>
          </w:tcPr>
          <w:p w14:paraId="26A410EC"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7F2A01F3"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0999CDC7" w14:textId="77777777" w:rsidR="001C0629" w:rsidRDefault="001C0629">
            <w:pPr>
              <w:widowControl/>
              <w:spacing w:line="240" w:lineRule="exact"/>
              <w:jc w:val="center"/>
              <w:rPr>
                <w:rFonts w:ascii="宋体" w:hAnsi="宋体" w:cs="宋体"/>
                <w:color w:val="000000"/>
                <w:kern w:val="0"/>
                <w:sz w:val="18"/>
                <w:szCs w:val="18"/>
              </w:rPr>
            </w:pPr>
          </w:p>
        </w:tc>
      </w:tr>
      <w:tr w:rsidR="001C0629" w14:paraId="66A0638B" w14:textId="77777777">
        <w:trPr>
          <w:trHeight w:val="20"/>
          <w:jc w:val="center"/>
        </w:trPr>
        <w:tc>
          <w:tcPr>
            <w:tcW w:w="2801" w:type="pct"/>
            <w:gridSpan w:val="4"/>
            <w:tcBorders>
              <w:top w:val="nil"/>
              <w:left w:val="single" w:sz="4" w:space="0" w:color="auto"/>
              <w:bottom w:val="single" w:sz="4" w:space="0" w:color="auto"/>
              <w:right w:val="single" w:sz="4" w:space="0" w:color="auto"/>
            </w:tcBorders>
            <w:shd w:val="clear" w:color="auto" w:fill="auto"/>
            <w:vAlign w:val="center"/>
          </w:tcPr>
          <w:p w14:paraId="52BA9A22" w14:textId="77777777" w:rsidR="001C0629" w:rsidRDefault="00031510">
            <w:pPr>
              <w:widowControl/>
              <w:spacing w:line="240" w:lineRule="exact"/>
              <w:jc w:val="right"/>
              <w:rPr>
                <w:rFonts w:ascii="宋体" w:hAnsi="宋体" w:cs="宋体"/>
                <w:color w:val="000000"/>
                <w:kern w:val="0"/>
                <w:sz w:val="18"/>
                <w:szCs w:val="18"/>
              </w:rPr>
            </w:pPr>
            <w:r>
              <w:rPr>
                <w:rFonts w:ascii="宋体" w:hAnsi="宋体" w:cs="宋体" w:hint="eastAsia"/>
                <w:color w:val="000000"/>
                <w:kern w:val="0"/>
                <w:sz w:val="18"/>
                <w:szCs w:val="18"/>
              </w:rPr>
              <w:t>税前合计</w:t>
            </w:r>
          </w:p>
        </w:tc>
        <w:tc>
          <w:tcPr>
            <w:tcW w:w="734" w:type="pct"/>
            <w:tcBorders>
              <w:top w:val="nil"/>
              <w:left w:val="nil"/>
              <w:bottom w:val="single" w:sz="4" w:space="0" w:color="auto"/>
              <w:right w:val="single" w:sz="4" w:space="0" w:color="auto"/>
            </w:tcBorders>
            <w:shd w:val="clear" w:color="auto" w:fill="auto"/>
            <w:noWrap/>
            <w:vAlign w:val="center"/>
          </w:tcPr>
          <w:p w14:paraId="5BB7F413"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nil"/>
              <w:left w:val="nil"/>
              <w:bottom w:val="single" w:sz="4" w:space="0" w:color="auto"/>
              <w:right w:val="single" w:sz="4" w:space="0" w:color="auto"/>
            </w:tcBorders>
          </w:tcPr>
          <w:p w14:paraId="3B1B620E"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248D952B" w14:textId="77777777" w:rsidR="001C0629" w:rsidRDefault="001C0629">
            <w:pPr>
              <w:widowControl/>
              <w:spacing w:line="240" w:lineRule="exact"/>
              <w:jc w:val="center"/>
              <w:rPr>
                <w:rFonts w:ascii="宋体" w:hAnsi="宋体" w:cs="宋体"/>
                <w:color w:val="000000"/>
                <w:kern w:val="0"/>
                <w:sz w:val="18"/>
                <w:szCs w:val="18"/>
              </w:rPr>
            </w:pPr>
          </w:p>
        </w:tc>
      </w:tr>
      <w:tr w:rsidR="001C0629" w14:paraId="3631EC62" w14:textId="77777777">
        <w:trPr>
          <w:trHeight w:val="20"/>
          <w:jc w:val="center"/>
        </w:trPr>
        <w:tc>
          <w:tcPr>
            <w:tcW w:w="2801" w:type="pct"/>
            <w:gridSpan w:val="4"/>
            <w:tcBorders>
              <w:top w:val="nil"/>
              <w:left w:val="single" w:sz="4" w:space="0" w:color="auto"/>
              <w:bottom w:val="single" w:sz="4" w:space="0" w:color="auto"/>
              <w:right w:val="single" w:sz="4" w:space="0" w:color="auto"/>
            </w:tcBorders>
            <w:shd w:val="clear" w:color="auto" w:fill="auto"/>
            <w:vAlign w:val="center"/>
          </w:tcPr>
          <w:p w14:paraId="3217ABEE" w14:textId="77777777" w:rsidR="001C0629" w:rsidRDefault="00031510">
            <w:pPr>
              <w:widowControl/>
              <w:spacing w:line="240" w:lineRule="exact"/>
              <w:jc w:val="right"/>
              <w:rPr>
                <w:rFonts w:ascii="宋体" w:hAnsi="宋体" w:cs="宋体"/>
                <w:color w:val="000000"/>
                <w:kern w:val="0"/>
                <w:sz w:val="18"/>
                <w:szCs w:val="18"/>
              </w:rPr>
            </w:pPr>
            <w:r>
              <w:rPr>
                <w:rFonts w:ascii="宋体" w:hAnsi="宋体" w:cs="宋体" w:hint="eastAsia"/>
                <w:color w:val="000000"/>
                <w:kern w:val="0"/>
                <w:sz w:val="18"/>
                <w:szCs w:val="18"/>
              </w:rPr>
              <w:t>增值税率</w:t>
            </w:r>
          </w:p>
        </w:tc>
        <w:tc>
          <w:tcPr>
            <w:tcW w:w="734" w:type="pct"/>
            <w:tcBorders>
              <w:top w:val="nil"/>
              <w:left w:val="nil"/>
              <w:bottom w:val="single" w:sz="4" w:space="0" w:color="auto"/>
              <w:right w:val="single" w:sz="4" w:space="0" w:color="auto"/>
            </w:tcBorders>
            <w:shd w:val="clear" w:color="auto" w:fill="auto"/>
            <w:noWrap/>
            <w:vAlign w:val="center"/>
          </w:tcPr>
          <w:p w14:paraId="512B9A88" w14:textId="77777777" w:rsidR="001C0629" w:rsidRDefault="00031510">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r>
              <w:rPr>
                <w:rFonts w:ascii="宋体" w:hAnsi="宋体" w:cs="宋体"/>
                <w:color w:val="000000"/>
                <w:kern w:val="0"/>
                <w:sz w:val="18"/>
                <w:szCs w:val="18"/>
              </w:rPr>
              <w:t xml:space="preserve"> </w:t>
            </w:r>
            <w:r>
              <w:rPr>
                <w:rFonts w:ascii="宋体" w:hAnsi="宋体" w:cs="宋体" w:hint="eastAsia"/>
                <w:color w:val="000000"/>
                <w:kern w:val="0"/>
                <w:sz w:val="18"/>
                <w:szCs w:val="18"/>
              </w:rPr>
              <w:t>%</w:t>
            </w:r>
          </w:p>
        </w:tc>
        <w:tc>
          <w:tcPr>
            <w:tcW w:w="734" w:type="pct"/>
            <w:tcBorders>
              <w:top w:val="nil"/>
              <w:left w:val="nil"/>
              <w:bottom w:val="single" w:sz="4" w:space="0" w:color="auto"/>
              <w:right w:val="single" w:sz="4" w:space="0" w:color="auto"/>
            </w:tcBorders>
          </w:tcPr>
          <w:p w14:paraId="10D441C7"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nil"/>
              <w:left w:val="nil"/>
              <w:bottom w:val="single" w:sz="4" w:space="0" w:color="auto"/>
              <w:right w:val="single" w:sz="4" w:space="0" w:color="auto"/>
            </w:tcBorders>
          </w:tcPr>
          <w:p w14:paraId="39EC3820" w14:textId="77777777" w:rsidR="001C0629" w:rsidRDefault="001C0629">
            <w:pPr>
              <w:widowControl/>
              <w:spacing w:line="240" w:lineRule="exact"/>
              <w:jc w:val="center"/>
              <w:rPr>
                <w:rFonts w:ascii="宋体" w:hAnsi="宋体" w:cs="宋体"/>
                <w:color w:val="000000"/>
                <w:kern w:val="0"/>
                <w:sz w:val="18"/>
                <w:szCs w:val="18"/>
              </w:rPr>
            </w:pPr>
          </w:p>
        </w:tc>
      </w:tr>
      <w:tr w:rsidR="001C0629" w14:paraId="42958080" w14:textId="77777777">
        <w:trPr>
          <w:trHeight w:val="20"/>
          <w:jc w:val="center"/>
        </w:trPr>
        <w:tc>
          <w:tcPr>
            <w:tcW w:w="2801" w:type="pct"/>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34462D64" w14:textId="77777777" w:rsidR="001C0629" w:rsidRDefault="00031510">
            <w:pPr>
              <w:widowControl/>
              <w:spacing w:line="240" w:lineRule="exact"/>
              <w:jc w:val="right"/>
              <w:rPr>
                <w:rFonts w:ascii="宋体" w:hAnsi="宋体" w:cs="宋体"/>
                <w:color w:val="000000"/>
                <w:kern w:val="0"/>
                <w:sz w:val="18"/>
                <w:szCs w:val="18"/>
              </w:rPr>
            </w:pPr>
            <w:r>
              <w:rPr>
                <w:rFonts w:ascii="宋体" w:hAnsi="宋体" w:cs="宋体" w:hint="eastAsia"/>
                <w:color w:val="000000"/>
                <w:kern w:val="0"/>
                <w:sz w:val="18"/>
                <w:szCs w:val="18"/>
              </w:rPr>
              <w:t>含税合计</w:t>
            </w:r>
          </w:p>
        </w:tc>
        <w:tc>
          <w:tcPr>
            <w:tcW w:w="734" w:type="pct"/>
            <w:tcBorders>
              <w:top w:val="single" w:sz="4" w:space="0" w:color="auto"/>
              <w:left w:val="nil"/>
              <w:bottom w:val="single" w:sz="4" w:space="0" w:color="auto"/>
              <w:right w:val="single" w:sz="4" w:space="0" w:color="auto"/>
            </w:tcBorders>
            <w:shd w:val="clear" w:color="auto" w:fill="auto"/>
            <w:noWrap/>
            <w:vAlign w:val="center"/>
          </w:tcPr>
          <w:p w14:paraId="03481B3E" w14:textId="77777777" w:rsidR="001C0629" w:rsidRDefault="001C0629">
            <w:pPr>
              <w:widowControl/>
              <w:spacing w:line="240" w:lineRule="exact"/>
              <w:jc w:val="center"/>
              <w:rPr>
                <w:rFonts w:ascii="宋体" w:hAnsi="宋体" w:cs="宋体"/>
                <w:color w:val="000000"/>
                <w:kern w:val="0"/>
                <w:sz w:val="18"/>
                <w:szCs w:val="18"/>
              </w:rPr>
            </w:pPr>
          </w:p>
        </w:tc>
        <w:tc>
          <w:tcPr>
            <w:tcW w:w="734" w:type="pct"/>
            <w:tcBorders>
              <w:top w:val="single" w:sz="4" w:space="0" w:color="auto"/>
              <w:left w:val="nil"/>
              <w:bottom w:val="single" w:sz="4" w:space="0" w:color="auto"/>
              <w:right w:val="single" w:sz="4" w:space="0" w:color="auto"/>
            </w:tcBorders>
          </w:tcPr>
          <w:p w14:paraId="0049B8B3" w14:textId="77777777" w:rsidR="001C0629" w:rsidRDefault="001C0629">
            <w:pPr>
              <w:widowControl/>
              <w:spacing w:line="240" w:lineRule="exact"/>
              <w:jc w:val="center"/>
              <w:rPr>
                <w:rFonts w:ascii="宋体" w:hAnsi="宋体" w:cs="宋体"/>
                <w:color w:val="000000"/>
                <w:kern w:val="0"/>
                <w:sz w:val="18"/>
                <w:szCs w:val="18"/>
              </w:rPr>
            </w:pPr>
          </w:p>
        </w:tc>
        <w:tc>
          <w:tcPr>
            <w:tcW w:w="732" w:type="pct"/>
            <w:tcBorders>
              <w:top w:val="single" w:sz="4" w:space="0" w:color="auto"/>
              <w:left w:val="nil"/>
              <w:bottom w:val="single" w:sz="4" w:space="0" w:color="auto"/>
              <w:right w:val="single" w:sz="4" w:space="0" w:color="auto"/>
            </w:tcBorders>
          </w:tcPr>
          <w:p w14:paraId="273F4DB9" w14:textId="77777777" w:rsidR="001C0629" w:rsidRDefault="001C0629">
            <w:pPr>
              <w:widowControl/>
              <w:spacing w:line="240" w:lineRule="exact"/>
              <w:jc w:val="center"/>
              <w:rPr>
                <w:rFonts w:ascii="宋体" w:hAnsi="宋体" w:cs="宋体"/>
                <w:color w:val="000000"/>
                <w:kern w:val="0"/>
                <w:sz w:val="18"/>
                <w:szCs w:val="18"/>
              </w:rPr>
            </w:pPr>
          </w:p>
        </w:tc>
      </w:tr>
    </w:tbl>
    <w:p w14:paraId="7C6F9752" w14:textId="77777777" w:rsidR="001C0629" w:rsidRDefault="001C0629">
      <w:pPr>
        <w:spacing w:line="500" w:lineRule="exact"/>
        <w:rPr>
          <w:sz w:val="24"/>
        </w:rPr>
      </w:pPr>
    </w:p>
    <w:p w14:paraId="600D2969" w14:textId="77777777" w:rsidR="001C0629" w:rsidRDefault="00031510">
      <w:pPr>
        <w:pStyle w:val="af9"/>
        <w:numPr>
          <w:ilvl w:val="0"/>
          <w:numId w:val="3"/>
        </w:numPr>
        <w:spacing w:line="360" w:lineRule="auto"/>
        <w:ind w:firstLineChars="0"/>
        <w:rPr>
          <w:sz w:val="24"/>
        </w:rPr>
      </w:pPr>
      <w:commentRangeStart w:id="31"/>
      <w:r>
        <w:rPr>
          <w:rFonts w:hint="eastAsia"/>
          <w:sz w:val="24"/>
        </w:rPr>
        <w:t>计价方式（二选一）</w:t>
      </w:r>
      <w:commentRangeEnd w:id="31"/>
      <w:r>
        <w:rPr>
          <w:rStyle w:val="af7"/>
        </w:rPr>
        <w:commentReference w:id="31"/>
      </w:r>
    </w:p>
    <w:p w14:paraId="6E384597" w14:textId="77777777" w:rsidR="001C0629" w:rsidRDefault="00031510">
      <w:pPr>
        <w:spacing w:line="360" w:lineRule="auto"/>
        <w:ind w:left="360" w:hangingChars="150" w:hanging="360"/>
        <w:rPr>
          <w:sz w:val="24"/>
        </w:rPr>
      </w:pPr>
      <w:r>
        <w:rPr>
          <w:rFonts w:ascii="宋体" w:hAnsi="宋体" w:hint="eastAsia"/>
          <w:sz w:val="24"/>
        </w:rPr>
        <w:t>（</w:t>
      </w:r>
      <w:r>
        <w:rPr>
          <w:rFonts w:ascii="宋体" w:hAnsi="宋体" w:hint="eastAsia"/>
          <w:sz w:val="24"/>
        </w:rPr>
        <w:t>1</w:t>
      </w:r>
      <w:r>
        <w:rPr>
          <w:rFonts w:ascii="宋体" w:hAnsi="宋体" w:hint="eastAsia"/>
          <w:sz w:val="24"/>
        </w:rPr>
        <w:t>）□</w:t>
      </w:r>
      <w:r>
        <w:rPr>
          <w:rFonts w:hint="eastAsia"/>
          <w:sz w:val="24"/>
        </w:rPr>
        <w:t>闭口服务：上述合同总价为固定不变价，包含乙方完成以上服务内容交付给甲方指定验收人，通过甲方验收之前的所有费用（包括但不限于成本及利润、税金、人员成本、包装费、运输费、保险费、仓储费、损耗费等）及相关费用（包括但不限于开箱检验、保修和维修、技术服务、乙方人员差旅费用）。</w:t>
      </w:r>
    </w:p>
    <w:p w14:paraId="7FD2B474" w14:textId="77777777" w:rsidR="001C0629" w:rsidRDefault="00031510">
      <w:pPr>
        <w:spacing w:line="360" w:lineRule="auto"/>
        <w:ind w:left="360" w:hangingChars="150" w:hanging="360"/>
        <w:rPr>
          <w:sz w:val="24"/>
        </w:rPr>
      </w:pPr>
      <w:r>
        <w:rPr>
          <w:rFonts w:hint="eastAsia"/>
          <w:sz w:val="24"/>
        </w:rPr>
        <w:t>（</w:t>
      </w:r>
      <w:r>
        <w:rPr>
          <w:sz w:val="24"/>
        </w:rPr>
        <w:t>2</w:t>
      </w:r>
      <w:r>
        <w:rPr>
          <w:rFonts w:hint="eastAsia"/>
          <w:sz w:val="24"/>
        </w:rPr>
        <w:t>）</w:t>
      </w:r>
      <w:r>
        <w:rPr>
          <w:rFonts w:ascii="宋体" w:hAnsi="宋体" w:hint="eastAsia"/>
          <w:sz w:val="24"/>
        </w:rPr>
        <w:t>□</w:t>
      </w:r>
      <w:r>
        <w:rPr>
          <w:rFonts w:hint="eastAsia"/>
          <w:sz w:val="24"/>
        </w:rPr>
        <w:t>开口服务：上述合同价格为服务项目人天单价（或服务项目次数单价），包括乙方完成以上服务时的所有费用，以甲方确认验收的人天服务（或服务项目次数）进行计算总价。</w:t>
      </w:r>
    </w:p>
    <w:p w14:paraId="5161B70F" w14:textId="77777777" w:rsidR="001C0629" w:rsidRDefault="00031510">
      <w:pPr>
        <w:pStyle w:val="af9"/>
        <w:numPr>
          <w:ilvl w:val="0"/>
          <w:numId w:val="3"/>
        </w:numPr>
        <w:spacing w:line="360" w:lineRule="auto"/>
        <w:ind w:firstLineChars="0"/>
        <w:rPr>
          <w:color w:val="000000"/>
          <w:sz w:val="24"/>
        </w:rPr>
      </w:pPr>
      <w:r>
        <w:rPr>
          <w:rFonts w:hint="eastAsia"/>
          <w:color w:val="000000"/>
          <w:sz w:val="24"/>
        </w:rPr>
        <w:t>上述合同价格乙方需提供软硬件、完善</w:t>
      </w:r>
      <w:r>
        <w:rPr>
          <w:color w:val="000000"/>
          <w:sz w:val="24"/>
        </w:rPr>
        <w:t>的项目管理服务，包括</w:t>
      </w:r>
      <w:r>
        <w:rPr>
          <w:rFonts w:hint="eastAsia"/>
          <w:color w:val="000000"/>
          <w:sz w:val="24"/>
        </w:rPr>
        <w:t>【</w:t>
      </w:r>
      <w:commentRangeStart w:id="32"/>
      <w:r>
        <w:rPr>
          <w:rFonts w:hint="eastAsia"/>
          <w:color w:val="000000"/>
          <w:sz w:val="24"/>
        </w:rPr>
        <w:t>方案规划、</w:t>
      </w:r>
      <w:r>
        <w:rPr>
          <w:color w:val="000000"/>
          <w:sz w:val="24"/>
        </w:rPr>
        <w:t>蓝图</w:t>
      </w:r>
      <w:r>
        <w:rPr>
          <w:rFonts w:hint="eastAsia"/>
          <w:color w:val="000000"/>
          <w:sz w:val="24"/>
        </w:rPr>
        <w:t>设计</w:t>
      </w:r>
      <w:r>
        <w:rPr>
          <w:color w:val="000000"/>
          <w:sz w:val="24"/>
        </w:rPr>
        <w:t>、概要设计、</w:t>
      </w:r>
      <w:r>
        <w:rPr>
          <w:rFonts w:hint="eastAsia"/>
          <w:color w:val="000000"/>
          <w:sz w:val="24"/>
        </w:rPr>
        <w:t>代码</w:t>
      </w:r>
      <w:r>
        <w:rPr>
          <w:color w:val="000000"/>
          <w:sz w:val="24"/>
        </w:rPr>
        <w:t>编写、系统</w:t>
      </w:r>
      <w:r>
        <w:rPr>
          <w:rFonts w:hint="eastAsia"/>
          <w:color w:val="000000"/>
          <w:sz w:val="24"/>
        </w:rPr>
        <w:t>测试</w:t>
      </w:r>
      <w:r>
        <w:rPr>
          <w:color w:val="000000"/>
          <w:sz w:val="24"/>
        </w:rPr>
        <w:t>、</w:t>
      </w:r>
      <w:r>
        <w:rPr>
          <w:rFonts w:hint="eastAsia"/>
          <w:color w:val="000000"/>
          <w:sz w:val="24"/>
        </w:rPr>
        <w:t>产品</w:t>
      </w:r>
      <w:r>
        <w:rPr>
          <w:color w:val="000000"/>
          <w:sz w:val="24"/>
        </w:rPr>
        <w:t>培训、</w:t>
      </w:r>
      <w:r>
        <w:rPr>
          <w:rFonts w:hint="eastAsia"/>
          <w:color w:val="000000"/>
          <w:sz w:val="24"/>
        </w:rPr>
        <w:t>安装、调试、部署实施、系统</w:t>
      </w:r>
      <w:r>
        <w:rPr>
          <w:color w:val="000000"/>
          <w:sz w:val="24"/>
        </w:rPr>
        <w:t>上线</w:t>
      </w:r>
      <w:r>
        <w:rPr>
          <w:rFonts w:hint="eastAsia"/>
          <w:color w:val="000000"/>
          <w:sz w:val="24"/>
        </w:rPr>
        <w:t>试运行</w:t>
      </w:r>
      <w:r>
        <w:rPr>
          <w:color w:val="000000"/>
          <w:sz w:val="24"/>
        </w:rPr>
        <w:t>、</w:t>
      </w:r>
      <w:r>
        <w:rPr>
          <w:rFonts w:hint="eastAsia"/>
          <w:color w:val="000000"/>
          <w:sz w:val="24"/>
        </w:rPr>
        <w:t>系统正式上线、运维指导、</w:t>
      </w:r>
      <w:r>
        <w:rPr>
          <w:color w:val="000000"/>
          <w:sz w:val="24"/>
        </w:rPr>
        <w:t>项目管理</w:t>
      </w:r>
      <w:r>
        <w:rPr>
          <w:rFonts w:hint="eastAsia"/>
          <w:color w:val="000000"/>
          <w:sz w:val="24"/>
        </w:rPr>
        <w:t>、维保</w:t>
      </w:r>
      <w:commentRangeEnd w:id="32"/>
      <w:r>
        <w:rPr>
          <w:rStyle w:val="af7"/>
        </w:rPr>
        <w:commentReference w:id="32"/>
      </w:r>
      <w:r>
        <w:rPr>
          <w:rFonts w:hint="eastAsia"/>
          <w:color w:val="000000"/>
          <w:sz w:val="24"/>
        </w:rPr>
        <w:t>】等服务，并向甲方交付</w:t>
      </w:r>
      <w:r>
        <w:rPr>
          <w:color w:val="000000"/>
          <w:sz w:val="24"/>
        </w:rPr>
        <w:t>服务过程</w:t>
      </w:r>
      <w:r>
        <w:rPr>
          <w:rFonts w:hint="eastAsia"/>
          <w:color w:val="000000"/>
          <w:sz w:val="24"/>
        </w:rPr>
        <w:t>有完整</w:t>
      </w:r>
      <w:r>
        <w:rPr>
          <w:color w:val="000000"/>
          <w:sz w:val="24"/>
        </w:rPr>
        <w:t>的</w:t>
      </w:r>
      <w:r>
        <w:rPr>
          <w:rFonts w:hint="eastAsia"/>
          <w:color w:val="000000"/>
          <w:sz w:val="24"/>
        </w:rPr>
        <w:t>项目</w:t>
      </w:r>
      <w:r>
        <w:rPr>
          <w:color w:val="000000"/>
          <w:sz w:val="24"/>
        </w:rPr>
        <w:t>文档和技术成果（</w:t>
      </w:r>
      <w:r>
        <w:rPr>
          <w:rFonts w:hint="eastAsia"/>
          <w:color w:val="000000"/>
          <w:sz w:val="24"/>
        </w:rPr>
        <w:t>交付内容见</w:t>
      </w:r>
      <w:ins w:id="33" w:author="Hansoh Minghui" w:date="2025-10-15T13:37:00Z">
        <w:r>
          <w:rPr>
            <w:rFonts w:hint="eastAsia"/>
            <w:color w:val="000000"/>
            <w:sz w:val="24"/>
          </w:rPr>
          <w:t>本合同</w:t>
        </w:r>
      </w:ins>
      <w:del w:id="34" w:author="Hansoh Minghui" w:date="2025-10-15T13:37:00Z">
        <w:r>
          <w:rPr>
            <w:rFonts w:hint="eastAsia"/>
            <w:color w:val="000000"/>
            <w:sz w:val="24"/>
          </w:rPr>
          <w:delText>本协议</w:delText>
        </w:r>
      </w:del>
      <w:r>
        <w:rPr>
          <w:rFonts w:hint="eastAsia"/>
          <w:color w:val="000000"/>
          <w:sz w:val="24"/>
        </w:rPr>
        <w:t>【</w:t>
      </w:r>
      <w:r>
        <w:rPr>
          <w:color w:val="000000"/>
          <w:sz w:val="24"/>
        </w:rPr>
        <w:fldChar w:fldCharType="begin"/>
      </w:r>
      <w:r>
        <w:rPr>
          <w:color w:val="000000"/>
          <w:sz w:val="24"/>
        </w:rPr>
        <w:instrText xml:space="preserve"> </w:instrText>
      </w:r>
      <w:r>
        <w:rPr>
          <w:rFonts w:hint="eastAsia"/>
          <w:color w:val="000000"/>
          <w:sz w:val="24"/>
        </w:rPr>
        <w:instrText>REF _Ref118362753 \r \h</w:instrText>
      </w:r>
      <w:r>
        <w:rPr>
          <w:color w:val="000000"/>
          <w:sz w:val="24"/>
        </w:rPr>
        <w:instrText xml:space="preserve"> </w:instrText>
      </w:r>
      <w:r>
        <w:rPr>
          <w:color w:val="000000"/>
          <w:sz w:val="24"/>
        </w:rPr>
      </w:r>
      <w:r>
        <w:rPr>
          <w:color w:val="000000"/>
          <w:sz w:val="24"/>
        </w:rPr>
        <w:fldChar w:fldCharType="separate"/>
      </w:r>
      <w:r>
        <w:rPr>
          <w:rFonts w:hint="eastAsia"/>
          <w:color w:val="000000"/>
          <w:sz w:val="24"/>
        </w:rPr>
        <w:t>第十六条</w:t>
      </w:r>
      <w:r>
        <w:rPr>
          <w:color w:val="000000"/>
          <w:sz w:val="24"/>
        </w:rPr>
        <w:fldChar w:fldCharType="end"/>
      </w:r>
      <w:r>
        <w:rPr>
          <w:rFonts w:hint="eastAsia"/>
          <w:color w:val="000000"/>
          <w:sz w:val="24"/>
        </w:rPr>
        <w:t>】），具体情况以</w:t>
      </w:r>
      <w:commentRangeStart w:id="35"/>
      <w:r>
        <w:rPr>
          <w:rFonts w:hint="eastAsia"/>
          <w:color w:val="000000"/>
          <w:sz w:val="24"/>
        </w:rPr>
        <w:t>附件《项目</w:t>
      </w:r>
      <w:r>
        <w:rPr>
          <w:rFonts w:hint="eastAsia"/>
          <w:color w:val="000000"/>
          <w:sz w:val="24"/>
        </w:rPr>
        <w:t>U</w:t>
      </w:r>
      <w:r>
        <w:rPr>
          <w:color w:val="000000"/>
          <w:sz w:val="24"/>
        </w:rPr>
        <w:t>RS</w:t>
      </w:r>
      <w:r>
        <w:rPr>
          <w:rFonts w:hint="eastAsia"/>
          <w:color w:val="000000"/>
          <w:sz w:val="24"/>
        </w:rPr>
        <w:t>需求说明书</w:t>
      </w:r>
      <w:r>
        <w:rPr>
          <w:color w:val="000000"/>
          <w:sz w:val="24"/>
        </w:rPr>
        <w:t>》</w:t>
      </w:r>
      <w:commentRangeEnd w:id="35"/>
      <w:r>
        <w:rPr>
          <w:rStyle w:val="af7"/>
        </w:rPr>
        <w:commentReference w:id="35"/>
      </w:r>
      <w:r>
        <w:rPr>
          <w:color w:val="000000"/>
          <w:sz w:val="24"/>
        </w:rPr>
        <w:t>描述项目内容</w:t>
      </w:r>
      <w:r>
        <w:rPr>
          <w:rFonts w:hint="eastAsia"/>
          <w:color w:val="000000"/>
          <w:sz w:val="24"/>
        </w:rPr>
        <w:t>为准。</w:t>
      </w:r>
    </w:p>
    <w:p w14:paraId="38095BD9" w14:textId="77777777" w:rsidR="001C0629" w:rsidRDefault="00031510">
      <w:pPr>
        <w:pStyle w:val="af9"/>
        <w:numPr>
          <w:ilvl w:val="0"/>
          <w:numId w:val="3"/>
        </w:numPr>
        <w:spacing w:line="360" w:lineRule="auto"/>
        <w:ind w:firstLineChars="0"/>
        <w:rPr>
          <w:sz w:val="24"/>
        </w:rPr>
      </w:pPr>
      <w:r>
        <w:rPr>
          <w:rFonts w:hint="eastAsia"/>
          <w:sz w:val="24"/>
        </w:rPr>
        <w:t>上述服务发生</w:t>
      </w:r>
      <w:r>
        <w:rPr>
          <w:sz w:val="24"/>
        </w:rPr>
        <w:t>延续</w:t>
      </w:r>
      <w:r>
        <w:rPr>
          <w:rFonts w:hint="eastAsia"/>
          <w:sz w:val="24"/>
        </w:rPr>
        <w:t>或产品数量增加</w:t>
      </w:r>
      <w:r>
        <w:rPr>
          <w:sz w:val="24"/>
        </w:rPr>
        <w:t>时，</w:t>
      </w:r>
      <w:r>
        <w:rPr>
          <w:rFonts w:hint="eastAsia"/>
          <w:sz w:val="24"/>
        </w:rPr>
        <w:t>新的价格不高于本合同约定的</w:t>
      </w:r>
      <w:r>
        <w:rPr>
          <w:sz w:val="24"/>
        </w:rPr>
        <w:t>优惠</w:t>
      </w:r>
      <w:r>
        <w:rPr>
          <w:rFonts w:hint="eastAsia"/>
          <w:sz w:val="24"/>
        </w:rPr>
        <w:t>价格。</w:t>
      </w:r>
    </w:p>
    <w:p w14:paraId="5A155578" w14:textId="77777777" w:rsidR="001C0629" w:rsidRDefault="00031510">
      <w:pPr>
        <w:pStyle w:val="1"/>
        <w:numPr>
          <w:ilvl w:val="0"/>
          <w:numId w:val="2"/>
        </w:numPr>
        <w:spacing w:line="500" w:lineRule="exact"/>
        <w:rPr>
          <w:sz w:val="24"/>
        </w:rPr>
      </w:pPr>
      <w:bookmarkStart w:id="36" w:name="_Toc135123320"/>
      <w:bookmarkStart w:id="37" w:name="_Toc109997448"/>
      <w:r>
        <w:rPr>
          <w:rFonts w:hint="eastAsia"/>
          <w:sz w:val="24"/>
        </w:rPr>
        <w:t>付款方式</w:t>
      </w:r>
      <w:bookmarkEnd w:id="36"/>
      <w:bookmarkEnd w:id="37"/>
    </w:p>
    <w:p w14:paraId="7F7CBAED" w14:textId="77777777" w:rsidR="001C0629" w:rsidRDefault="00031510">
      <w:pPr>
        <w:pStyle w:val="a9"/>
        <w:numPr>
          <w:ilvl w:val="0"/>
          <w:numId w:val="4"/>
        </w:numPr>
        <w:spacing w:line="360" w:lineRule="auto"/>
        <w:rPr>
          <w:rFonts w:ascii="Times New Roman" w:hAnsi="Times New Roman"/>
          <w:kern w:val="2"/>
          <w:sz w:val="24"/>
          <w:szCs w:val="24"/>
        </w:rPr>
      </w:pPr>
      <w:r>
        <w:rPr>
          <w:rFonts w:ascii="Times New Roman" w:hAnsi="Times New Roman" w:hint="eastAsia"/>
          <w:kern w:val="2"/>
          <w:sz w:val="24"/>
          <w:szCs w:val="24"/>
        </w:rPr>
        <w:t>本合同含增值税总价为人民币（大写）</w:t>
      </w:r>
      <w:commentRangeStart w:id="38"/>
      <w:r>
        <w:rPr>
          <w:rFonts w:ascii="Times New Roman" w:hAnsi="Times New Roman" w:hint="eastAsia"/>
          <w:kern w:val="2"/>
          <w:sz w:val="24"/>
          <w:szCs w:val="24"/>
        </w:rPr>
        <w:t>[</w:t>
      </w:r>
      <w:r>
        <w:rPr>
          <w:rFonts w:ascii="Times New Roman" w:hAnsi="Times New Roman" w:hint="eastAsia"/>
          <w:kern w:val="2"/>
          <w:sz w:val="24"/>
          <w:szCs w:val="24"/>
        </w:rPr>
        <w:t>某某</w:t>
      </w:r>
      <w:proofErr w:type="gramStart"/>
      <w:r>
        <w:rPr>
          <w:rFonts w:ascii="Times New Roman" w:hAnsi="Times New Roman" w:hint="eastAsia"/>
          <w:kern w:val="2"/>
          <w:sz w:val="24"/>
          <w:szCs w:val="24"/>
        </w:rPr>
        <w:t>某</w:t>
      </w:r>
      <w:proofErr w:type="gramEnd"/>
      <w:r>
        <w:rPr>
          <w:rFonts w:ascii="Times New Roman" w:hAnsi="Times New Roman" w:hint="eastAsia"/>
          <w:kern w:val="2"/>
          <w:sz w:val="24"/>
          <w:szCs w:val="24"/>
        </w:rPr>
        <w:t>万元整</w:t>
      </w:r>
      <w:r>
        <w:rPr>
          <w:rFonts w:ascii="Times New Roman" w:hAnsi="Times New Roman" w:hint="eastAsia"/>
          <w:kern w:val="2"/>
          <w:sz w:val="24"/>
          <w:szCs w:val="24"/>
        </w:rPr>
        <w:t>](</w:t>
      </w:r>
      <w:r>
        <w:rPr>
          <w:rFonts w:ascii="Times New Roman" w:hAnsi="Times New Roman" w:hint="eastAsia"/>
          <w:kern w:val="2"/>
          <w:sz w:val="24"/>
          <w:szCs w:val="24"/>
        </w:rPr>
        <w:t>￥</w:t>
      </w:r>
      <w:r>
        <w:rPr>
          <w:rFonts w:ascii="Times New Roman" w:hAnsi="Times New Roman" w:hint="eastAsia"/>
          <w:kern w:val="2"/>
          <w:sz w:val="24"/>
          <w:szCs w:val="24"/>
        </w:rPr>
        <w:t>[</w:t>
      </w:r>
      <w:r>
        <w:rPr>
          <w:rFonts w:ascii="Times New Roman" w:hAnsi="Times New Roman"/>
          <w:kern w:val="2"/>
          <w:sz w:val="24"/>
          <w:szCs w:val="24"/>
        </w:rPr>
        <w:t>#####</w:t>
      </w:r>
      <w:r>
        <w:rPr>
          <w:rFonts w:ascii="Times New Roman" w:hAnsi="Times New Roman" w:hint="eastAsia"/>
          <w:kern w:val="2"/>
          <w:sz w:val="24"/>
          <w:szCs w:val="24"/>
        </w:rPr>
        <w:t>.</w:t>
      </w:r>
      <w:r>
        <w:rPr>
          <w:rFonts w:ascii="Times New Roman" w:hAnsi="Times New Roman"/>
          <w:kern w:val="2"/>
          <w:sz w:val="24"/>
          <w:szCs w:val="24"/>
        </w:rPr>
        <w:t>##</w:t>
      </w:r>
      <w:r>
        <w:rPr>
          <w:rFonts w:ascii="Times New Roman" w:hAnsi="Times New Roman" w:hint="eastAsia"/>
          <w:kern w:val="2"/>
          <w:sz w:val="24"/>
          <w:szCs w:val="24"/>
        </w:rPr>
        <w:t>]</w:t>
      </w:r>
      <w:r>
        <w:rPr>
          <w:rFonts w:ascii="Times New Roman" w:hAnsi="Times New Roman" w:hint="eastAsia"/>
          <w:kern w:val="2"/>
          <w:sz w:val="24"/>
          <w:szCs w:val="24"/>
        </w:rPr>
        <w:t>元</w:t>
      </w:r>
      <w:r>
        <w:rPr>
          <w:rFonts w:ascii="Times New Roman" w:hAnsi="Times New Roman" w:hint="eastAsia"/>
          <w:kern w:val="2"/>
          <w:sz w:val="24"/>
          <w:szCs w:val="24"/>
        </w:rPr>
        <w:t>)</w:t>
      </w:r>
      <w:r>
        <w:rPr>
          <w:rFonts w:ascii="Times New Roman" w:hAnsi="Times New Roman" w:hint="eastAsia"/>
          <w:kern w:val="2"/>
          <w:sz w:val="24"/>
          <w:szCs w:val="24"/>
        </w:rPr>
        <w:t>，其中不含增值税</w:t>
      </w:r>
      <w:r>
        <w:rPr>
          <w:rFonts w:ascii="Times New Roman" w:hAnsi="Times New Roman" w:hint="eastAsia"/>
          <w:kern w:val="2"/>
          <w:sz w:val="24"/>
          <w:szCs w:val="24"/>
        </w:rPr>
        <w:lastRenderedPageBreak/>
        <w:t>价为人民币（大写）</w:t>
      </w:r>
      <w:r>
        <w:rPr>
          <w:rFonts w:ascii="Times New Roman" w:hAnsi="Times New Roman" w:hint="eastAsia"/>
          <w:kern w:val="2"/>
          <w:sz w:val="24"/>
          <w:szCs w:val="24"/>
        </w:rPr>
        <w:t>[</w:t>
      </w:r>
      <w:r>
        <w:rPr>
          <w:rFonts w:ascii="Times New Roman" w:hAnsi="Times New Roman" w:hint="eastAsia"/>
          <w:kern w:val="2"/>
          <w:sz w:val="24"/>
          <w:szCs w:val="24"/>
        </w:rPr>
        <w:t>某某</w:t>
      </w:r>
      <w:proofErr w:type="gramStart"/>
      <w:r>
        <w:rPr>
          <w:rFonts w:ascii="Times New Roman" w:hAnsi="Times New Roman" w:hint="eastAsia"/>
          <w:kern w:val="2"/>
          <w:sz w:val="24"/>
          <w:szCs w:val="24"/>
        </w:rPr>
        <w:t>某</w:t>
      </w:r>
      <w:proofErr w:type="gramEnd"/>
      <w:r>
        <w:rPr>
          <w:rFonts w:ascii="Times New Roman" w:hAnsi="Times New Roman" w:hint="eastAsia"/>
          <w:kern w:val="2"/>
          <w:sz w:val="24"/>
          <w:szCs w:val="24"/>
        </w:rPr>
        <w:t>](</w:t>
      </w:r>
      <w:r>
        <w:rPr>
          <w:rFonts w:ascii="Times New Roman" w:hAnsi="Times New Roman" w:hint="eastAsia"/>
          <w:kern w:val="2"/>
          <w:sz w:val="24"/>
          <w:szCs w:val="24"/>
        </w:rPr>
        <w:t>￥</w:t>
      </w:r>
      <w:r>
        <w:rPr>
          <w:rFonts w:ascii="Times New Roman" w:hAnsi="Times New Roman" w:hint="eastAsia"/>
          <w:kern w:val="2"/>
          <w:sz w:val="24"/>
          <w:szCs w:val="24"/>
        </w:rPr>
        <w:t>[</w:t>
      </w:r>
      <w:r>
        <w:rPr>
          <w:rFonts w:ascii="微软雅黑" w:eastAsia="微软雅黑" w:hAnsi="微软雅黑"/>
        </w:rPr>
        <w:t>####</w:t>
      </w:r>
      <w:r>
        <w:rPr>
          <w:rFonts w:ascii="微软雅黑" w:eastAsia="微软雅黑" w:hAnsi="微软雅黑" w:hint="eastAsia"/>
        </w:rPr>
        <w:t>.#</w:t>
      </w:r>
      <w:r>
        <w:rPr>
          <w:rFonts w:ascii="微软雅黑" w:eastAsia="微软雅黑" w:hAnsi="微软雅黑"/>
        </w:rPr>
        <w:t>#</w:t>
      </w:r>
      <w:r>
        <w:rPr>
          <w:rFonts w:ascii="Times New Roman" w:hAnsi="Times New Roman" w:hint="eastAsia"/>
          <w:kern w:val="2"/>
          <w:sz w:val="24"/>
          <w:szCs w:val="24"/>
        </w:rPr>
        <w:t>]</w:t>
      </w:r>
      <w:r>
        <w:rPr>
          <w:rFonts w:ascii="Times New Roman" w:hAnsi="Times New Roman" w:hint="eastAsia"/>
          <w:kern w:val="2"/>
          <w:sz w:val="24"/>
          <w:szCs w:val="24"/>
        </w:rPr>
        <w:t>元</w:t>
      </w:r>
      <w:r>
        <w:rPr>
          <w:rFonts w:ascii="Times New Roman" w:hAnsi="Times New Roman" w:hint="eastAsia"/>
          <w:kern w:val="2"/>
          <w:sz w:val="24"/>
          <w:szCs w:val="24"/>
        </w:rPr>
        <w:t>)</w:t>
      </w:r>
      <w:r>
        <w:rPr>
          <w:rFonts w:ascii="Times New Roman" w:hAnsi="Times New Roman" w:hint="eastAsia"/>
          <w:kern w:val="2"/>
          <w:sz w:val="24"/>
          <w:szCs w:val="24"/>
        </w:rPr>
        <w:t>，增值税税率为</w:t>
      </w:r>
      <w:r>
        <w:rPr>
          <w:rFonts w:ascii="Times New Roman" w:hAnsi="Times New Roman" w:hint="eastAsia"/>
          <w:kern w:val="2"/>
          <w:sz w:val="24"/>
          <w:szCs w:val="24"/>
        </w:rPr>
        <w:t>[</w:t>
      </w:r>
      <w:r>
        <w:rPr>
          <w:rFonts w:ascii="Times New Roman" w:hAnsi="Times New Roman"/>
          <w:kern w:val="2"/>
          <w:sz w:val="24"/>
          <w:szCs w:val="24"/>
        </w:rPr>
        <w:t>##</w:t>
      </w:r>
      <w:r>
        <w:rPr>
          <w:rFonts w:ascii="Times New Roman" w:hAnsi="Times New Roman" w:hint="eastAsia"/>
          <w:kern w:val="2"/>
          <w:sz w:val="24"/>
          <w:szCs w:val="24"/>
        </w:rPr>
        <w:t>]%</w:t>
      </w:r>
      <w:r>
        <w:rPr>
          <w:rFonts w:ascii="Times New Roman" w:hAnsi="Times New Roman" w:hint="eastAsia"/>
          <w:kern w:val="2"/>
          <w:sz w:val="24"/>
          <w:szCs w:val="24"/>
        </w:rPr>
        <w:t>，增值税税额为人民币（大写）</w:t>
      </w:r>
      <w:r>
        <w:rPr>
          <w:rFonts w:ascii="Times New Roman" w:hAnsi="Times New Roman" w:hint="eastAsia"/>
          <w:kern w:val="2"/>
          <w:sz w:val="24"/>
          <w:szCs w:val="24"/>
        </w:rPr>
        <w:t>[</w:t>
      </w:r>
      <w:r>
        <w:rPr>
          <w:rFonts w:ascii="Times New Roman" w:hAnsi="Times New Roman" w:hint="eastAsia"/>
          <w:kern w:val="2"/>
          <w:sz w:val="24"/>
          <w:szCs w:val="24"/>
        </w:rPr>
        <w:t>某某</w:t>
      </w:r>
      <w:proofErr w:type="gramStart"/>
      <w:r>
        <w:rPr>
          <w:rFonts w:ascii="Times New Roman" w:hAnsi="Times New Roman" w:hint="eastAsia"/>
          <w:kern w:val="2"/>
          <w:sz w:val="24"/>
          <w:szCs w:val="24"/>
        </w:rPr>
        <w:t>某</w:t>
      </w:r>
      <w:proofErr w:type="gramEnd"/>
      <w:r>
        <w:rPr>
          <w:rFonts w:ascii="Times New Roman" w:hAnsi="Times New Roman" w:hint="eastAsia"/>
          <w:kern w:val="2"/>
          <w:sz w:val="24"/>
          <w:szCs w:val="24"/>
        </w:rPr>
        <w:t>] (</w:t>
      </w:r>
      <w:r>
        <w:rPr>
          <w:rFonts w:ascii="Times New Roman" w:hAnsi="Times New Roman" w:hint="eastAsia"/>
          <w:kern w:val="2"/>
          <w:sz w:val="24"/>
          <w:szCs w:val="24"/>
        </w:rPr>
        <w:t>￥</w:t>
      </w:r>
      <w:r>
        <w:rPr>
          <w:rFonts w:ascii="Times New Roman" w:hAnsi="Times New Roman" w:hint="eastAsia"/>
          <w:kern w:val="2"/>
          <w:sz w:val="24"/>
          <w:szCs w:val="24"/>
        </w:rPr>
        <w:t>[</w:t>
      </w:r>
      <w:r>
        <w:rPr>
          <w:rFonts w:ascii="Times New Roman" w:hAnsi="Times New Roman"/>
          <w:kern w:val="2"/>
          <w:sz w:val="24"/>
          <w:szCs w:val="24"/>
        </w:rPr>
        <w:t>####.##</w:t>
      </w:r>
      <w:r>
        <w:rPr>
          <w:rFonts w:ascii="Times New Roman" w:hAnsi="Times New Roman" w:hint="eastAsia"/>
          <w:kern w:val="2"/>
          <w:sz w:val="24"/>
          <w:szCs w:val="24"/>
        </w:rPr>
        <w:t>]</w:t>
      </w:r>
      <w:r>
        <w:rPr>
          <w:rFonts w:ascii="Times New Roman" w:hAnsi="Times New Roman" w:hint="eastAsia"/>
          <w:kern w:val="2"/>
          <w:sz w:val="24"/>
          <w:szCs w:val="24"/>
        </w:rPr>
        <w:t>元</w:t>
      </w:r>
      <w:r>
        <w:rPr>
          <w:rFonts w:ascii="Times New Roman" w:hAnsi="Times New Roman" w:hint="eastAsia"/>
          <w:kern w:val="2"/>
          <w:sz w:val="24"/>
          <w:szCs w:val="24"/>
        </w:rPr>
        <w:t>)</w:t>
      </w:r>
      <w:r>
        <w:rPr>
          <w:rFonts w:ascii="Times New Roman" w:hAnsi="Times New Roman" w:hint="eastAsia"/>
          <w:kern w:val="2"/>
          <w:sz w:val="24"/>
          <w:szCs w:val="24"/>
        </w:rPr>
        <w:t>。</w:t>
      </w:r>
      <w:commentRangeEnd w:id="38"/>
      <w:r w:rsidR="003E6B8C">
        <w:rPr>
          <w:rStyle w:val="af7"/>
          <w:rFonts w:ascii="Times New Roman" w:hAnsi="Times New Roman"/>
          <w:kern w:val="2"/>
        </w:rPr>
        <w:commentReference w:id="38"/>
      </w:r>
      <w:r>
        <w:rPr>
          <w:rFonts w:ascii="Times New Roman" w:hAnsi="Times New Roman" w:hint="eastAsia"/>
          <w:kern w:val="2"/>
          <w:sz w:val="24"/>
          <w:szCs w:val="24"/>
        </w:rPr>
        <w:t>合同价格以不含税价格为基准，当国家政策法规对增值税税率有调整时，</w:t>
      </w:r>
      <w:ins w:id="39" w:author="Hansoh Minghui" w:date="2025-10-15T13:37:00Z">
        <w:r>
          <w:rPr>
            <w:rFonts w:ascii="Times New Roman" w:hAnsi="Times New Roman" w:hint="eastAsia"/>
            <w:kern w:val="2"/>
            <w:sz w:val="24"/>
            <w:szCs w:val="24"/>
          </w:rPr>
          <w:t>本合同</w:t>
        </w:r>
      </w:ins>
      <w:del w:id="40" w:author="Hansoh Minghui" w:date="2025-10-15T13:37:00Z">
        <w:r>
          <w:rPr>
            <w:rFonts w:ascii="Times New Roman" w:hAnsi="Times New Roman" w:hint="eastAsia"/>
            <w:kern w:val="2"/>
            <w:sz w:val="24"/>
            <w:szCs w:val="24"/>
          </w:rPr>
          <w:delText>本协议</w:delText>
        </w:r>
      </w:del>
      <w:r>
        <w:rPr>
          <w:rFonts w:ascii="Times New Roman" w:hAnsi="Times New Roman" w:hint="eastAsia"/>
          <w:kern w:val="2"/>
          <w:sz w:val="24"/>
          <w:szCs w:val="24"/>
        </w:rPr>
        <w:t>增值税税率、含增值税总价同步调整。</w:t>
      </w:r>
    </w:p>
    <w:p w14:paraId="6F1C0A3C" w14:textId="0D3866E9" w:rsidR="001C0629" w:rsidRDefault="00031510" w:rsidP="003E6B8C">
      <w:pPr>
        <w:pStyle w:val="a9"/>
        <w:numPr>
          <w:ilvl w:val="0"/>
          <w:numId w:val="4"/>
        </w:numPr>
        <w:spacing w:line="360" w:lineRule="auto"/>
        <w:jc w:val="left"/>
        <w:rPr>
          <w:sz w:val="24"/>
        </w:rPr>
      </w:pPr>
      <w:r>
        <w:rPr>
          <w:rFonts w:ascii="Times New Roman" w:hAnsi="Times New Roman" w:hint="eastAsia"/>
          <w:kern w:val="2"/>
          <w:sz w:val="24"/>
          <w:szCs w:val="24"/>
        </w:rPr>
        <w:t>本合同项下确定的合同总价由甲方向乙方按如下方式及比例支付</w:t>
      </w:r>
      <w:r>
        <w:rPr>
          <w:rFonts w:ascii="Times New Roman" w:hAnsi="Times New Roman" w:hint="eastAsia"/>
          <w:kern w:val="2"/>
          <w:sz w:val="24"/>
          <w:szCs w:val="24"/>
          <w:highlight w:val="yellow"/>
        </w:rPr>
        <w:t>，</w:t>
      </w:r>
      <w:commentRangeStart w:id="41"/>
      <w:r>
        <w:rPr>
          <w:rFonts w:ascii="Times New Roman" w:hAnsi="Times New Roman" w:hint="eastAsia"/>
          <w:kern w:val="2"/>
          <w:sz w:val="24"/>
          <w:szCs w:val="24"/>
          <w:highlight w:val="yellow"/>
        </w:rPr>
        <w:t>在每次付款前乙方应提供等额有效的增值税专用发票，</w:t>
      </w:r>
      <w:ins w:id="42" w:author="liyuqi" w:date="2025-10-31T22:46:00Z">
        <w:r>
          <w:rPr>
            <w:rFonts w:ascii="Times New Roman" w:hAnsi="Times New Roman" w:hint="eastAsia"/>
            <w:kern w:val="2"/>
            <w:sz w:val="24"/>
            <w:szCs w:val="24"/>
            <w:highlight w:val="yellow"/>
          </w:rPr>
          <w:t>甲方收到等额</w:t>
        </w:r>
      </w:ins>
      <w:ins w:id="43" w:author="liyuqi" w:date="2025-10-31T22:47:00Z">
        <w:r>
          <w:rPr>
            <w:rFonts w:ascii="Times New Roman" w:hAnsi="Times New Roman" w:hint="eastAsia"/>
            <w:kern w:val="2"/>
            <w:sz w:val="24"/>
            <w:szCs w:val="24"/>
            <w:highlight w:val="yellow"/>
          </w:rPr>
          <w:t>增值税专用发票后【</w:t>
        </w:r>
        <w:r>
          <w:rPr>
            <w:rFonts w:ascii="Times New Roman" w:hAnsi="Times New Roman" w:hint="eastAsia"/>
            <w:kern w:val="2"/>
            <w:sz w:val="24"/>
            <w:szCs w:val="24"/>
            <w:highlight w:val="yellow"/>
          </w:rPr>
          <w:t>60</w:t>
        </w:r>
        <w:r>
          <w:rPr>
            <w:rFonts w:ascii="Times New Roman" w:hAnsi="Times New Roman" w:hint="eastAsia"/>
            <w:kern w:val="2"/>
            <w:sz w:val="24"/>
            <w:szCs w:val="24"/>
            <w:highlight w:val="yellow"/>
          </w:rPr>
          <w:t>】天内付款</w:t>
        </w:r>
      </w:ins>
      <w:ins w:id="44" w:author="曲薇" w:date="2025-11-04T11:28:00Z">
        <w:r w:rsidR="003E6B8C">
          <w:rPr>
            <w:rFonts w:ascii="Times New Roman" w:hAnsi="Times New Roman" w:hint="eastAsia"/>
            <w:kern w:val="2"/>
            <w:sz w:val="24"/>
            <w:szCs w:val="24"/>
            <w:highlight w:val="yellow"/>
          </w:rPr>
          <w:t>。</w:t>
        </w:r>
        <w:r w:rsidR="003E6B8C" w:rsidRPr="003E6B8C">
          <w:rPr>
            <w:rFonts w:ascii="Times New Roman" w:hAnsi="Times New Roman" w:hint="eastAsia"/>
            <w:kern w:val="2"/>
            <w:sz w:val="24"/>
            <w:szCs w:val="24"/>
          </w:rPr>
          <w:t>乙方应不早于</w:t>
        </w:r>
      </w:ins>
      <w:ins w:id="45" w:author="曲薇" w:date="2025-11-04T11:29:00Z">
        <w:r w:rsidR="003E6B8C">
          <w:rPr>
            <w:rFonts w:ascii="Times New Roman" w:hAnsi="Times New Roman" w:hint="eastAsia"/>
            <w:kern w:val="2"/>
            <w:sz w:val="24"/>
            <w:szCs w:val="24"/>
          </w:rPr>
          <w:t>本条约定的付款前提实现</w:t>
        </w:r>
      </w:ins>
      <w:ins w:id="46" w:author="曲薇" w:date="2025-11-04T11:28:00Z">
        <w:r w:rsidR="003E6B8C" w:rsidRPr="003E6B8C">
          <w:rPr>
            <w:rFonts w:ascii="Times New Roman" w:hAnsi="Times New Roman" w:hint="eastAsia"/>
            <w:kern w:val="2"/>
            <w:sz w:val="24"/>
            <w:szCs w:val="24"/>
          </w:rPr>
          <w:t>之日开具发票</w:t>
        </w:r>
      </w:ins>
      <w:ins w:id="47" w:author="曲薇" w:date="2025-11-04T11:30:00Z">
        <w:r w:rsidR="003E6B8C">
          <w:rPr>
            <w:rFonts w:ascii="Times New Roman" w:hAnsi="Times New Roman" w:hint="eastAsia"/>
            <w:kern w:val="2"/>
            <w:sz w:val="24"/>
            <w:szCs w:val="24"/>
          </w:rPr>
          <w:t>，</w:t>
        </w:r>
      </w:ins>
      <w:ins w:id="48" w:author="曲薇" w:date="2025-11-04T11:28:00Z">
        <w:r w:rsidR="003E6B8C">
          <w:rPr>
            <w:rFonts w:ascii="Times New Roman" w:hAnsi="Times New Roman" w:hint="eastAsia"/>
            <w:kern w:val="2"/>
            <w:sz w:val="24"/>
            <w:szCs w:val="24"/>
          </w:rPr>
          <w:t>如发票</w:t>
        </w:r>
      </w:ins>
      <w:ins w:id="49" w:author="曲薇" w:date="2025-11-04T11:32:00Z">
        <w:r w:rsidR="003E6B8C">
          <w:rPr>
            <w:rFonts w:ascii="Times New Roman" w:hAnsi="Times New Roman" w:hint="eastAsia"/>
            <w:kern w:val="2"/>
            <w:sz w:val="24"/>
            <w:szCs w:val="24"/>
          </w:rPr>
          <w:t>送达甲方之日</w:t>
        </w:r>
      </w:ins>
      <w:ins w:id="50" w:author="曲薇" w:date="2025-11-04T11:28:00Z">
        <w:r w:rsidR="003E6B8C">
          <w:rPr>
            <w:rFonts w:ascii="Times New Roman" w:hAnsi="Times New Roman" w:hint="eastAsia"/>
            <w:kern w:val="2"/>
            <w:sz w:val="24"/>
            <w:szCs w:val="24"/>
          </w:rPr>
          <w:t>早于</w:t>
        </w:r>
      </w:ins>
      <w:ins w:id="51" w:author="曲薇" w:date="2025-11-04T11:31:00Z">
        <w:r w:rsidR="003E6B8C">
          <w:rPr>
            <w:rFonts w:ascii="Times New Roman" w:hAnsi="Times New Roman" w:hint="eastAsia"/>
            <w:kern w:val="2"/>
            <w:sz w:val="24"/>
            <w:szCs w:val="24"/>
          </w:rPr>
          <w:t>相关</w:t>
        </w:r>
      </w:ins>
      <w:ins w:id="52" w:author="曲薇" w:date="2025-11-04T11:32:00Z">
        <w:r w:rsidR="003E6B8C">
          <w:rPr>
            <w:rFonts w:ascii="Times New Roman" w:hAnsi="Times New Roman" w:hint="eastAsia"/>
            <w:kern w:val="2"/>
            <w:sz w:val="24"/>
            <w:szCs w:val="24"/>
          </w:rPr>
          <w:t>付款前提实现之日，</w:t>
        </w:r>
      </w:ins>
      <w:ins w:id="53" w:author="曲薇" w:date="2025-11-04T11:28:00Z">
        <w:r w:rsidR="003E6B8C" w:rsidRPr="003E6B8C">
          <w:rPr>
            <w:rFonts w:ascii="Times New Roman" w:hAnsi="Times New Roman" w:hint="eastAsia"/>
            <w:kern w:val="2"/>
            <w:sz w:val="24"/>
            <w:szCs w:val="24"/>
          </w:rPr>
          <w:t>或因非甲方原因导致未及时送达发票的，或约定最晚付款日遇节假日的，</w:t>
        </w:r>
      </w:ins>
      <w:ins w:id="54" w:author="liyuqi" w:date="2025-10-31T22:47:00Z">
        <w:del w:id="55" w:author="曲薇" w:date="2025-11-04T11:32:00Z">
          <w:r w:rsidDel="003E6B8C">
            <w:rPr>
              <w:rFonts w:ascii="Times New Roman" w:hAnsi="Times New Roman" w:hint="eastAsia"/>
              <w:kern w:val="2"/>
              <w:sz w:val="24"/>
              <w:szCs w:val="24"/>
              <w:highlight w:val="yellow"/>
            </w:rPr>
            <w:delText>，</w:delText>
          </w:r>
        </w:del>
      </w:ins>
      <w:del w:id="56" w:author="曲薇" w:date="2025-11-04T11:32:00Z">
        <w:r w:rsidDel="003E6B8C">
          <w:rPr>
            <w:rFonts w:ascii="Times New Roman" w:hAnsi="Times New Roman" w:hint="eastAsia"/>
            <w:kern w:val="2"/>
            <w:sz w:val="24"/>
            <w:szCs w:val="24"/>
            <w:highlight w:val="yellow"/>
          </w:rPr>
          <w:delText>否</w:delText>
        </w:r>
        <w:r w:rsidDel="003E6B8C">
          <w:rPr>
            <w:rFonts w:ascii="Times New Roman" w:hAnsi="Times New Roman" w:hint="eastAsia"/>
            <w:kern w:val="2"/>
            <w:sz w:val="24"/>
            <w:szCs w:val="24"/>
            <w:highlight w:val="yellow"/>
          </w:rPr>
          <w:delText>则</w:delText>
        </w:r>
      </w:del>
      <w:r>
        <w:rPr>
          <w:rFonts w:ascii="Times New Roman" w:hAnsi="Times New Roman" w:hint="eastAsia"/>
          <w:kern w:val="2"/>
          <w:sz w:val="24"/>
          <w:szCs w:val="24"/>
          <w:highlight w:val="yellow"/>
        </w:rPr>
        <w:t>付</w:t>
      </w:r>
      <w:r>
        <w:rPr>
          <w:rFonts w:ascii="Times New Roman" w:hAnsi="Times New Roman" w:hint="eastAsia"/>
          <w:kern w:val="2"/>
          <w:sz w:val="24"/>
          <w:szCs w:val="24"/>
          <w:highlight w:val="yellow"/>
        </w:rPr>
        <w:t>款期限</w:t>
      </w:r>
      <w:ins w:id="57" w:author="曲薇" w:date="2025-11-04T11:33:00Z">
        <w:r w:rsidR="003E6B8C">
          <w:rPr>
            <w:rFonts w:ascii="Times New Roman" w:hAnsi="Times New Roman" w:hint="eastAsia"/>
            <w:kern w:val="2"/>
            <w:sz w:val="24"/>
            <w:szCs w:val="24"/>
            <w:highlight w:val="yellow"/>
          </w:rPr>
          <w:t>应</w:t>
        </w:r>
      </w:ins>
      <w:r>
        <w:rPr>
          <w:rFonts w:ascii="Times New Roman" w:hAnsi="Times New Roman" w:hint="eastAsia"/>
          <w:kern w:val="2"/>
          <w:sz w:val="24"/>
          <w:szCs w:val="24"/>
          <w:highlight w:val="yellow"/>
        </w:rPr>
        <w:t>相应顺延</w:t>
      </w:r>
      <w:commentRangeEnd w:id="41"/>
      <w:r>
        <w:rPr>
          <w:rStyle w:val="af7"/>
          <w:rFonts w:ascii="Times New Roman" w:hAnsi="Times New Roman"/>
          <w:kern w:val="2"/>
        </w:rPr>
        <w:commentReference w:id="41"/>
      </w:r>
      <w:r>
        <w:rPr>
          <w:rFonts w:ascii="Times New Roman" w:hAnsi="Times New Roman" w:hint="eastAsia"/>
          <w:kern w:val="2"/>
          <w:sz w:val="24"/>
          <w:szCs w:val="24"/>
        </w:rPr>
        <w:t>：</w:t>
      </w:r>
    </w:p>
    <w:p w14:paraId="19890FC1" w14:textId="77777777" w:rsidR="001C0629" w:rsidRDefault="00031510">
      <w:pPr>
        <w:widowControl/>
        <w:numPr>
          <w:ilvl w:val="0"/>
          <w:numId w:val="5"/>
        </w:numPr>
        <w:autoSpaceDE w:val="0"/>
        <w:autoSpaceDN w:val="0"/>
        <w:spacing w:line="360" w:lineRule="auto"/>
        <w:ind w:leftChars="67" w:left="422" w:hangingChars="117" w:hanging="281"/>
        <w:textAlignment w:val="bottom"/>
        <w:rPr>
          <w:sz w:val="24"/>
        </w:rPr>
      </w:pPr>
      <w:r>
        <w:rPr>
          <w:rFonts w:hint="eastAsia"/>
          <w:sz w:val="24"/>
        </w:rPr>
        <w:t>第一笔付款：合同签订后，甲方以电汇的方式向乙方支付合同总价的【</w:t>
      </w:r>
      <w:r>
        <w:rPr>
          <w:rFonts w:hint="eastAsia"/>
          <w:sz w:val="24"/>
        </w:rPr>
        <w:t>30</w:t>
      </w:r>
      <w:r>
        <w:rPr>
          <w:rFonts w:hint="eastAsia"/>
          <w:sz w:val="24"/>
        </w:rPr>
        <w:t>】％，计人民币【￥</w:t>
      </w:r>
      <w:r>
        <w:rPr>
          <w:sz w:val="24"/>
        </w:rPr>
        <w:t>#####</w:t>
      </w:r>
      <w:r>
        <w:rPr>
          <w:rFonts w:hint="eastAsia"/>
          <w:sz w:val="24"/>
        </w:rPr>
        <w:t>】元（大写：【某某某某】元整；</w:t>
      </w:r>
    </w:p>
    <w:p w14:paraId="3A2E161D" w14:textId="77777777" w:rsidR="001C0629" w:rsidRDefault="00031510">
      <w:pPr>
        <w:numPr>
          <w:ilvl w:val="0"/>
          <w:numId w:val="5"/>
        </w:numPr>
        <w:spacing w:line="360" w:lineRule="auto"/>
        <w:ind w:left="426" w:hanging="284"/>
        <w:rPr>
          <w:sz w:val="24"/>
        </w:rPr>
      </w:pPr>
      <w:r>
        <w:rPr>
          <w:rFonts w:hint="eastAsia"/>
          <w:sz w:val="24"/>
        </w:rPr>
        <w:t>第二笔付款：本合同</w:t>
      </w:r>
      <w:del w:id="58" w:author="liyuqi" w:date="2025-10-31T22:45:00Z">
        <w:r>
          <w:rPr>
            <w:sz w:val="24"/>
          </w:rPr>
          <w:delText>【</w:delText>
        </w:r>
        <w:r>
          <w:rPr>
            <w:sz w:val="24"/>
          </w:rPr>
          <w:fldChar w:fldCharType="begin"/>
        </w:r>
        <w:r>
          <w:rPr>
            <w:sz w:val="24"/>
          </w:rPr>
          <w:delInstrText xml:space="preserve"> REF _Ref118366849 \r \h </w:delInstrText>
        </w:r>
        <w:r>
          <w:rPr>
            <w:sz w:val="24"/>
          </w:rPr>
        </w:r>
        <w:r>
          <w:rPr>
            <w:sz w:val="24"/>
          </w:rPr>
          <w:fldChar w:fldCharType="separate"/>
        </w:r>
        <w:r>
          <w:rPr>
            <w:sz w:val="24"/>
          </w:rPr>
          <w:delText>第十五条</w:delText>
        </w:r>
        <w:r>
          <w:rPr>
            <w:sz w:val="24"/>
          </w:rPr>
          <w:fldChar w:fldCharType="end"/>
        </w:r>
        <w:r>
          <w:rPr>
            <w:sz w:val="24"/>
          </w:rPr>
          <w:delText>】</w:delText>
        </w:r>
      </w:del>
      <w:ins w:id="59" w:author="liyuqi" w:date="2025-10-31T22:45:00Z">
        <w:r>
          <w:rPr>
            <w:rFonts w:hint="eastAsia"/>
            <w:sz w:val="24"/>
          </w:rPr>
          <w:t>约定</w:t>
        </w:r>
      </w:ins>
      <w:r>
        <w:rPr>
          <w:rFonts w:hint="eastAsia"/>
          <w:sz w:val="24"/>
        </w:rPr>
        <w:t>所有交付内容交付完毕后，甲方</w:t>
      </w:r>
      <w:commentRangeStart w:id="60"/>
      <w:del w:id="61" w:author="liyuqi" w:date="2025-10-31T22:45:00Z">
        <w:r>
          <w:rPr>
            <w:rFonts w:hint="eastAsia"/>
            <w:sz w:val="24"/>
          </w:rPr>
          <w:delText>以</w:delText>
        </w:r>
        <w:r>
          <w:rPr>
            <w:rFonts w:hint="eastAsia"/>
            <w:sz w:val="24"/>
            <w:highlight w:val="yellow"/>
          </w:rPr>
          <w:delText>银行承兑</w:delText>
        </w:r>
        <w:r>
          <w:rPr>
            <w:rFonts w:hint="eastAsia"/>
            <w:sz w:val="24"/>
          </w:rPr>
          <w:delText>的方式</w:delText>
        </w:r>
        <w:commentRangeEnd w:id="60"/>
        <w:r>
          <w:rPr>
            <w:rStyle w:val="af7"/>
          </w:rPr>
          <w:commentReference w:id="60"/>
        </w:r>
      </w:del>
      <w:r>
        <w:rPr>
          <w:rFonts w:hint="eastAsia"/>
          <w:sz w:val="24"/>
        </w:rPr>
        <w:t>支付合同总价的【</w:t>
      </w:r>
      <w:r>
        <w:rPr>
          <w:sz w:val="24"/>
        </w:rPr>
        <w:t>30</w:t>
      </w:r>
      <w:r>
        <w:rPr>
          <w:rFonts w:hint="eastAsia"/>
          <w:sz w:val="24"/>
        </w:rPr>
        <w:t>】％，计人民币【￥</w:t>
      </w:r>
      <w:r>
        <w:rPr>
          <w:sz w:val="24"/>
        </w:rPr>
        <w:t>#####</w:t>
      </w:r>
      <w:r>
        <w:rPr>
          <w:rFonts w:hint="eastAsia"/>
          <w:sz w:val="24"/>
        </w:rPr>
        <w:t>】元（大写：【某某某某】元整）；</w:t>
      </w:r>
    </w:p>
    <w:p w14:paraId="1851114C" w14:textId="77777777" w:rsidR="001C0629" w:rsidRDefault="00031510">
      <w:pPr>
        <w:numPr>
          <w:ilvl w:val="0"/>
          <w:numId w:val="5"/>
        </w:numPr>
        <w:spacing w:line="360" w:lineRule="auto"/>
        <w:ind w:left="426" w:hanging="284"/>
        <w:rPr>
          <w:sz w:val="24"/>
        </w:rPr>
      </w:pPr>
      <w:r>
        <w:rPr>
          <w:rFonts w:hint="eastAsia"/>
          <w:sz w:val="24"/>
        </w:rPr>
        <w:t>第三笔付款：安装调试完，试运行【】</w:t>
      </w:r>
      <w:proofErr w:type="gramStart"/>
      <w:r>
        <w:rPr>
          <w:rFonts w:hint="eastAsia"/>
          <w:sz w:val="24"/>
        </w:rPr>
        <w:t>个</w:t>
      </w:r>
      <w:proofErr w:type="gramEnd"/>
      <w:r>
        <w:rPr>
          <w:rFonts w:hint="eastAsia"/>
          <w:sz w:val="24"/>
        </w:rPr>
        <w:t>月经甲方验收合格后，甲方</w:t>
      </w:r>
      <w:commentRangeStart w:id="62"/>
      <w:del w:id="63" w:author="liyuqi" w:date="2025-10-31T22:45:00Z">
        <w:r>
          <w:rPr>
            <w:rFonts w:hint="eastAsia"/>
            <w:sz w:val="24"/>
          </w:rPr>
          <w:delText>以银行承兑的方式</w:delText>
        </w:r>
      </w:del>
      <w:commentRangeEnd w:id="62"/>
      <w:r>
        <w:rPr>
          <w:rStyle w:val="af7"/>
        </w:rPr>
        <w:commentReference w:id="62"/>
      </w:r>
      <w:r>
        <w:rPr>
          <w:rFonts w:hint="eastAsia"/>
          <w:sz w:val="24"/>
        </w:rPr>
        <w:t>支付合同总价的【</w:t>
      </w:r>
      <w:r>
        <w:rPr>
          <w:sz w:val="24"/>
        </w:rPr>
        <w:t>30</w:t>
      </w:r>
      <w:r>
        <w:rPr>
          <w:rFonts w:hint="eastAsia"/>
          <w:sz w:val="24"/>
        </w:rPr>
        <w:t>】％，计人民币【￥</w:t>
      </w:r>
      <w:r>
        <w:rPr>
          <w:sz w:val="24"/>
        </w:rPr>
        <w:t>#####</w:t>
      </w:r>
      <w:r>
        <w:rPr>
          <w:rFonts w:hint="eastAsia"/>
          <w:sz w:val="24"/>
        </w:rPr>
        <w:t>】元（大写：【某某某某】元整）；</w:t>
      </w:r>
    </w:p>
    <w:p w14:paraId="2753C752" w14:textId="77777777" w:rsidR="001C0629" w:rsidRDefault="00031510">
      <w:pPr>
        <w:numPr>
          <w:ilvl w:val="0"/>
          <w:numId w:val="5"/>
        </w:numPr>
        <w:spacing w:line="360" w:lineRule="auto"/>
        <w:ind w:left="426" w:hanging="284"/>
        <w:rPr>
          <w:sz w:val="24"/>
        </w:rPr>
      </w:pPr>
      <w:r>
        <w:rPr>
          <w:rFonts w:hint="eastAsia"/>
          <w:sz w:val="24"/>
        </w:rPr>
        <w:t>质保</w:t>
      </w:r>
      <w:r>
        <w:rPr>
          <w:rFonts w:hint="eastAsia"/>
          <w:sz w:val="24"/>
        </w:rPr>
        <w:t>/</w:t>
      </w:r>
      <w:r>
        <w:rPr>
          <w:rFonts w:hint="eastAsia"/>
          <w:sz w:val="24"/>
        </w:rPr>
        <w:t>运维期满（质保</w:t>
      </w:r>
      <w:r>
        <w:rPr>
          <w:rFonts w:hint="eastAsia"/>
          <w:sz w:val="24"/>
        </w:rPr>
        <w:t>/</w:t>
      </w:r>
      <w:r>
        <w:rPr>
          <w:rFonts w:hint="eastAsia"/>
          <w:sz w:val="24"/>
        </w:rPr>
        <w:t>运维期为经甲方验收合格后【</w:t>
      </w:r>
      <w:r>
        <w:rPr>
          <w:rFonts w:hint="eastAsia"/>
          <w:sz w:val="24"/>
        </w:rPr>
        <w:t xml:space="preserve"> </w:t>
      </w:r>
      <w:r>
        <w:rPr>
          <w:rFonts w:hint="eastAsia"/>
          <w:sz w:val="24"/>
        </w:rPr>
        <w:t>】年），经甲方复验合格后，甲方</w:t>
      </w:r>
      <w:commentRangeStart w:id="64"/>
      <w:del w:id="65" w:author="liyuqi" w:date="2025-10-31T22:45:00Z">
        <w:r>
          <w:rPr>
            <w:rFonts w:hint="eastAsia"/>
            <w:sz w:val="24"/>
            <w:highlight w:val="yellow"/>
          </w:rPr>
          <w:delText>以</w:delText>
        </w:r>
        <w:r>
          <w:rPr>
            <w:rFonts w:hint="eastAsia"/>
            <w:sz w:val="24"/>
            <w:highlight w:val="yellow"/>
          </w:rPr>
          <w:delText>银行承兑的方式</w:delText>
        </w:r>
        <w:commentRangeEnd w:id="64"/>
        <w:r>
          <w:rPr>
            <w:rStyle w:val="af7"/>
          </w:rPr>
          <w:commentReference w:id="64"/>
        </w:r>
      </w:del>
      <w:r>
        <w:rPr>
          <w:rFonts w:hint="eastAsia"/>
          <w:sz w:val="24"/>
        </w:rPr>
        <w:t>支付合同总价的【</w:t>
      </w:r>
      <w:r>
        <w:rPr>
          <w:sz w:val="24"/>
        </w:rPr>
        <w:t>10</w:t>
      </w:r>
      <w:r>
        <w:rPr>
          <w:rFonts w:hint="eastAsia"/>
          <w:sz w:val="24"/>
        </w:rPr>
        <w:t>】％，计人民币【￥</w:t>
      </w:r>
      <w:r>
        <w:rPr>
          <w:sz w:val="24"/>
        </w:rPr>
        <w:t>#####</w:t>
      </w:r>
      <w:r>
        <w:rPr>
          <w:rFonts w:hint="eastAsia"/>
          <w:sz w:val="24"/>
        </w:rPr>
        <w:t>】元（大写：【某某某某】元整）；</w:t>
      </w:r>
    </w:p>
    <w:p w14:paraId="5EB58FFE" w14:textId="77777777" w:rsidR="001C0629" w:rsidRDefault="00031510">
      <w:pPr>
        <w:pStyle w:val="af9"/>
        <w:widowControl/>
        <w:numPr>
          <w:ilvl w:val="0"/>
          <w:numId w:val="4"/>
        </w:numPr>
        <w:autoSpaceDE w:val="0"/>
        <w:autoSpaceDN w:val="0"/>
        <w:spacing w:line="360" w:lineRule="auto"/>
        <w:ind w:firstLineChars="0"/>
        <w:textAlignment w:val="bottom"/>
        <w:rPr>
          <w:sz w:val="24"/>
        </w:rPr>
      </w:pPr>
      <w:r>
        <w:rPr>
          <w:rFonts w:hint="eastAsia"/>
          <w:sz w:val="24"/>
        </w:rPr>
        <w:t>甲乙双方各自承担因执行合同所发生的银行费用及各项税费。</w:t>
      </w:r>
    </w:p>
    <w:p w14:paraId="7661DFF5" w14:textId="77777777" w:rsidR="001C0629" w:rsidRDefault="00031510">
      <w:pPr>
        <w:pStyle w:val="af9"/>
        <w:widowControl/>
        <w:numPr>
          <w:ilvl w:val="0"/>
          <w:numId w:val="4"/>
        </w:numPr>
        <w:autoSpaceDE w:val="0"/>
        <w:autoSpaceDN w:val="0"/>
        <w:spacing w:line="360" w:lineRule="auto"/>
        <w:ind w:firstLineChars="0"/>
        <w:textAlignment w:val="bottom"/>
        <w:rPr>
          <w:sz w:val="24"/>
        </w:rPr>
      </w:pPr>
      <w:r>
        <w:rPr>
          <w:rFonts w:hint="eastAsia"/>
          <w:sz w:val="24"/>
        </w:rPr>
        <w:t>乙方在甲方支付合同款项时，应按合同约定以及甲方的要求向甲方开具符合国家法律法规和标准的增值税专用发票（</w:t>
      </w:r>
      <w:r>
        <w:rPr>
          <w:rFonts w:hint="eastAsia"/>
          <w:sz w:val="24"/>
        </w:rPr>
        <w:t>1</w:t>
      </w:r>
      <w:r>
        <w:rPr>
          <w:sz w:val="24"/>
        </w:rPr>
        <w:t>3</w:t>
      </w:r>
      <w:r>
        <w:rPr>
          <w:rFonts w:hint="eastAsia"/>
          <w:sz w:val="24"/>
        </w:rPr>
        <w:t>%</w:t>
      </w:r>
      <w:r>
        <w:rPr>
          <w:rFonts w:hint="eastAsia"/>
          <w:sz w:val="24"/>
        </w:rPr>
        <w:t>），乙方承诺其开具发票的形式与内容均合法、有效、完整、准确，</w:t>
      </w:r>
      <w:proofErr w:type="gramStart"/>
      <w:r>
        <w:rPr>
          <w:rFonts w:hint="eastAsia"/>
          <w:sz w:val="24"/>
        </w:rPr>
        <w:t>不</w:t>
      </w:r>
      <w:proofErr w:type="gramEnd"/>
      <w:r>
        <w:rPr>
          <w:rFonts w:hint="eastAsia"/>
          <w:sz w:val="24"/>
        </w:rPr>
        <w:t>开具或开具不合格的，甲方有权迟延支付应付款项直至乙方开具合格票据</w:t>
      </w:r>
      <w:proofErr w:type="gramStart"/>
      <w:r>
        <w:rPr>
          <w:rFonts w:hint="eastAsia"/>
          <w:sz w:val="24"/>
        </w:rPr>
        <w:t>之日且不</w:t>
      </w:r>
      <w:proofErr w:type="gramEnd"/>
      <w:r>
        <w:rPr>
          <w:rFonts w:hint="eastAsia"/>
          <w:sz w:val="24"/>
        </w:rPr>
        <w:t>承担任何违约责任，且乙方的各项合同义务仍应按合同约定履行。</w:t>
      </w:r>
    </w:p>
    <w:p w14:paraId="23D9AE4B" w14:textId="77777777" w:rsidR="001C0629" w:rsidRDefault="00031510">
      <w:pPr>
        <w:pStyle w:val="af9"/>
        <w:widowControl/>
        <w:numPr>
          <w:ilvl w:val="0"/>
          <w:numId w:val="4"/>
        </w:numPr>
        <w:autoSpaceDE w:val="0"/>
        <w:autoSpaceDN w:val="0"/>
        <w:spacing w:line="360" w:lineRule="auto"/>
        <w:ind w:firstLineChars="0"/>
        <w:textAlignment w:val="bottom"/>
        <w:rPr>
          <w:sz w:val="24"/>
        </w:rPr>
      </w:pPr>
      <w:r>
        <w:rPr>
          <w:rFonts w:hint="eastAsia"/>
          <w:sz w:val="24"/>
        </w:rPr>
        <w:t>乙方应在接到甲方开票要求后开具发票，并须在开具发票之日起【</w:t>
      </w:r>
      <w:r>
        <w:rPr>
          <w:rFonts w:hint="eastAsia"/>
          <w:sz w:val="24"/>
        </w:rPr>
        <w:t>5</w:t>
      </w:r>
      <w:r>
        <w:rPr>
          <w:rFonts w:hint="eastAsia"/>
          <w:sz w:val="24"/>
        </w:rPr>
        <w:t>】</w:t>
      </w:r>
      <w:proofErr w:type="gramStart"/>
      <w:r>
        <w:rPr>
          <w:rFonts w:hint="eastAsia"/>
          <w:sz w:val="24"/>
        </w:rPr>
        <w:t>个</w:t>
      </w:r>
      <w:proofErr w:type="gramEnd"/>
      <w:r>
        <w:rPr>
          <w:rFonts w:hint="eastAsia"/>
          <w:sz w:val="24"/>
        </w:rPr>
        <w:t>工作日内将增值税专用发票送达至甲方，甲方签收发票的日期为发票的送达日期。乙方开具的增值税专用发票不合格的，应在接到甲方要求后的【</w:t>
      </w:r>
      <w:r>
        <w:rPr>
          <w:rFonts w:hint="eastAsia"/>
          <w:sz w:val="24"/>
        </w:rPr>
        <w:t>5</w:t>
      </w:r>
      <w:r>
        <w:rPr>
          <w:rFonts w:hint="eastAsia"/>
          <w:sz w:val="24"/>
        </w:rPr>
        <w:t>】</w:t>
      </w:r>
      <w:proofErr w:type="gramStart"/>
      <w:r>
        <w:rPr>
          <w:rFonts w:hint="eastAsia"/>
          <w:sz w:val="24"/>
        </w:rPr>
        <w:t>个</w:t>
      </w:r>
      <w:proofErr w:type="gramEnd"/>
      <w:r>
        <w:rPr>
          <w:rFonts w:hint="eastAsia"/>
          <w:sz w:val="24"/>
        </w:rPr>
        <w:t>工作日内重新开具合格的增值税专用发票并送达至甲方，乙方自行承担相关费用。</w:t>
      </w:r>
    </w:p>
    <w:p w14:paraId="7100497C" w14:textId="77777777" w:rsidR="001C0629" w:rsidRDefault="00031510">
      <w:pPr>
        <w:pStyle w:val="af9"/>
        <w:widowControl/>
        <w:numPr>
          <w:ilvl w:val="0"/>
          <w:numId w:val="4"/>
        </w:numPr>
        <w:autoSpaceDE w:val="0"/>
        <w:autoSpaceDN w:val="0"/>
        <w:spacing w:line="360" w:lineRule="auto"/>
        <w:ind w:firstLineChars="0"/>
        <w:textAlignment w:val="bottom"/>
        <w:rPr>
          <w:sz w:val="24"/>
        </w:rPr>
      </w:pPr>
      <w:r>
        <w:rPr>
          <w:rFonts w:hint="eastAsia"/>
          <w:sz w:val="24"/>
        </w:rPr>
        <w:t>由于乙方未足额缴纳应缴税款和开具发票不真实、不合格而引起的一切责任（包括商业责任和法律责任）和损失，由乙方承担。</w:t>
      </w:r>
    </w:p>
    <w:p w14:paraId="33101CDF" w14:textId="77777777" w:rsidR="001C0629" w:rsidRDefault="00031510">
      <w:pPr>
        <w:pStyle w:val="af9"/>
        <w:widowControl/>
        <w:numPr>
          <w:ilvl w:val="0"/>
          <w:numId w:val="4"/>
        </w:numPr>
        <w:autoSpaceDE w:val="0"/>
        <w:autoSpaceDN w:val="0"/>
        <w:spacing w:line="360" w:lineRule="auto"/>
        <w:ind w:firstLineChars="0"/>
        <w:textAlignment w:val="bottom"/>
        <w:rPr>
          <w:sz w:val="24"/>
        </w:rPr>
      </w:pPr>
      <w:r>
        <w:rPr>
          <w:rFonts w:hint="eastAsia"/>
          <w:sz w:val="24"/>
        </w:rPr>
        <w:t>双方结算相关信息如下：</w:t>
      </w:r>
    </w:p>
    <w:p w14:paraId="0C30768C" w14:textId="77777777" w:rsidR="001C0629" w:rsidRDefault="00031510">
      <w:pPr>
        <w:widowControl/>
        <w:autoSpaceDE w:val="0"/>
        <w:autoSpaceDN w:val="0"/>
        <w:spacing w:line="360" w:lineRule="auto"/>
        <w:ind w:leftChars="200" w:left="420"/>
        <w:textAlignment w:val="bottom"/>
        <w:rPr>
          <w:sz w:val="24"/>
        </w:rPr>
      </w:pPr>
      <w:r>
        <w:rPr>
          <w:rFonts w:hint="eastAsia"/>
          <w:sz w:val="24"/>
        </w:rPr>
        <w:t>甲方名称：【</w:t>
      </w:r>
      <w:hyperlink r:id="rId18" w:history="1">
        <w:r>
          <w:rPr>
            <w:rStyle w:val="af6"/>
            <w:rFonts w:hint="eastAsia"/>
            <w:sz w:val="24"/>
          </w:rPr>
          <w:t>${</w:t>
        </w:r>
        <w:r>
          <w:rPr>
            <w:rStyle w:val="af6"/>
            <w:rFonts w:hint="eastAsia"/>
            <w:sz w:val="24"/>
          </w:rPr>
          <w:t>甲方</w:t>
        </w:r>
        <w:r>
          <w:rPr>
            <w:rStyle w:val="af6"/>
            <w:rFonts w:hint="eastAsia"/>
            <w:sz w:val="24"/>
          </w:rPr>
          <w:t>-</w:t>
        </w:r>
        <w:r>
          <w:rPr>
            <w:rStyle w:val="af6"/>
            <w:rFonts w:hint="eastAsia"/>
            <w:sz w:val="24"/>
          </w:rPr>
          <w:t>交易方名称</w:t>
        </w:r>
        <w:r>
          <w:rPr>
            <w:rStyle w:val="af6"/>
            <w:rFonts w:hint="eastAsia"/>
            <w:sz w:val="24"/>
          </w:rPr>
          <w:t>}</w:t>
        </w:r>
      </w:hyperlink>
      <w:r>
        <w:rPr>
          <w:rFonts w:hint="eastAsia"/>
          <w:sz w:val="24"/>
        </w:rPr>
        <w:t>】</w:t>
      </w:r>
    </w:p>
    <w:p w14:paraId="3A40A30A" w14:textId="77777777" w:rsidR="001C0629" w:rsidRDefault="00031510">
      <w:pPr>
        <w:widowControl/>
        <w:autoSpaceDE w:val="0"/>
        <w:autoSpaceDN w:val="0"/>
        <w:spacing w:line="360" w:lineRule="auto"/>
        <w:ind w:leftChars="200" w:left="420"/>
        <w:textAlignment w:val="bottom"/>
        <w:rPr>
          <w:sz w:val="24"/>
        </w:rPr>
      </w:pPr>
      <w:r>
        <w:rPr>
          <w:sz w:val="24"/>
        </w:rPr>
        <w:lastRenderedPageBreak/>
        <w:t>国税纳税人识别号</w:t>
      </w:r>
      <w:r>
        <w:rPr>
          <w:rFonts w:hint="eastAsia"/>
          <w:sz w:val="24"/>
        </w:rPr>
        <w:t>：【</w:t>
      </w:r>
      <w:hyperlink r:id="rId19" w:history="1">
        <w:r>
          <w:rPr>
            <w:rStyle w:val="af6"/>
            <w:rFonts w:hint="eastAsia"/>
            <w:sz w:val="24"/>
          </w:rPr>
          <w:t>${</w:t>
        </w:r>
        <w:r>
          <w:rPr>
            <w:rStyle w:val="af6"/>
            <w:rFonts w:hint="eastAsia"/>
            <w:sz w:val="24"/>
          </w:rPr>
          <w:t>甲方</w:t>
        </w:r>
        <w:r>
          <w:rPr>
            <w:rStyle w:val="af6"/>
            <w:rFonts w:hint="eastAsia"/>
            <w:sz w:val="24"/>
          </w:rPr>
          <w:t>-</w:t>
        </w:r>
        <w:r>
          <w:rPr>
            <w:rStyle w:val="af6"/>
            <w:rFonts w:hint="eastAsia"/>
            <w:sz w:val="24"/>
          </w:rPr>
          <w:t>纳税人识别号</w:t>
        </w:r>
        <w:r>
          <w:rPr>
            <w:rStyle w:val="af6"/>
            <w:rFonts w:hint="eastAsia"/>
            <w:sz w:val="24"/>
          </w:rPr>
          <w:t>}</w:t>
        </w:r>
      </w:hyperlink>
      <w:r>
        <w:rPr>
          <w:rFonts w:hint="eastAsia"/>
          <w:sz w:val="24"/>
        </w:rPr>
        <w:t>】</w:t>
      </w:r>
    </w:p>
    <w:p w14:paraId="5CBB89BA" w14:textId="77777777" w:rsidR="001C0629" w:rsidRDefault="00031510">
      <w:pPr>
        <w:widowControl/>
        <w:autoSpaceDE w:val="0"/>
        <w:autoSpaceDN w:val="0"/>
        <w:spacing w:line="360" w:lineRule="auto"/>
        <w:ind w:leftChars="200" w:left="420"/>
        <w:textAlignment w:val="bottom"/>
        <w:rPr>
          <w:sz w:val="24"/>
        </w:rPr>
      </w:pPr>
      <w:r>
        <w:rPr>
          <w:rFonts w:hint="eastAsia"/>
          <w:sz w:val="24"/>
        </w:rPr>
        <w:t>户名：【</w:t>
      </w:r>
      <w:hyperlink r:id="rId20" w:history="1">
        <w:r>
          <w:rPr>
            <w:rStyle w:val="af6"/>
            <w:rFonts w:hint="eastAsia"/>
            <w:sz w:val="24"/>
          </w:rPr>
          <w:t>${</w:t>
        </w:r>
        <w:r>
          <w:rPr>
            <w:rStyle w:val="af6"/>
            <w:rFonts w:hint="eastAsia"/>
            <w:sz w:val="24"/>
          </w:rPr>
          <w:t>甲方</w:t>
        </w:r>
        <w:r>
          <w:rPr>
            <w:rStyle w:val="af6"/>
            <w:rFonts w:hint="eastAsia"/>
            <w:sz w:val="24"/>
          </w:rPr>
          <w:t>-</w:t>
        </w:r>
        <w:r>
          <w:rPr>
            <w:rStyle w:val="af6"/>
            <w:rFonts w:hint="eastAsia"/>
            <w:sz w:val="24"/>
          </w:rPr>
          <w:t>银行账户名</w:t>
        </w:r>
        <w:r>
          <w:rPr>
            <w:rStyle w:val="af6"/>
            <w:rFonts w:hint="eastAsia"/>
            <w:sz w:val="24"/>
          </w:rPr>
          <w:t>}</w:t>
        </w:r>
      </w:hyperlink>
      <w:r>
        <w:rPr>
          <w:rFonts w:hint="eastAsia"/>
          <w:sz w:val="24"/>
        </w:rPr>
        <w:t>】</w:t>
      </w:r>
    </w:p>
    <w:p w14:paraId="219F8F45" w14:textId="77777777" w:rsidR="001C0629" w:rsidRDefault="00031510">
      <w:pPr>
        <w:widowControl/>
        <w:autoSpaceDE w:val="0"/>
        <w:autoSpaceDN w:val="0"/>
        <w:spacing w:line="360" w:lineRule="auto"/>
        <w:ind w:leftChars="200" w:left="420"/>
        <w:textAlignment w:val="bottom"/>
        <w:rPr>
          <w:sz w:val="24"/>
        </w:rPr>
      </w:pPr>
      <w:r>
        <w:rPr>
          <w:rFonts w:hint="eastAsia"/>
          <w:sz w:val="24"/>
        </w:rPr>
        <w:t>开户行：【</w:t>
      </w:r>
      <w:hyperlink r:id="rId21" w:history="1">
        <w:r>
          <w:rPr>
            <w:rStyle w:val="af6"/>
            <w:rFonts w:hint="eastAsia"/>
            <w:sz w:val="24"/>
          </w:rPr>
          <w:t>${</w:t>
        </w:r>
        <w:r>
          <w:rPr>
            <w:rStyle w:val="af6"/>
            <w:rFonts w:hint="eastAsia"/>
            <w:sz w:val="24"/>
          </w:rPr>
          <w:t>甲方</w:t>
        </w:r>
        <w:r>
          <w:rPr>
            <w:rStyle w:val="af6"/>
            <w:rFonts w:hint="eastAsia"/>
            <w:sz w:val="24"/>
          </w:rPr>
          <w:t>-</w:t>
        </w:r>
        <w:r>
          <w:rPr>
            <w:rStyle w:val="af6"/>
            <w:rFonts w:hint="eastAsia"/>
            <w:sz w:val="24"/>
          </w:rPr>
          <w:t>开户行</w:t>
        </w:r>
        <w:r>
          <w:rPr>
            <w:rStyle w:val="af6"/>
            <w:rFonts w:hint="eastAsia"/>
            <w:sz w:val="24"/>
          </w:rPr>
          <w:t>}</w:t>
        </w:r>
      </w:hyperlink>
      <w:r>
        <w:rPr>
          <w:rFonts w:hint="eastAsia"/>
          <w:sz w:val="24"/>
        </w:rPr>
        <w:t>】</w:t>
      </w:r>
    </w:p>
    <w:p w14:paraId="014816B9" w14:textId="77777777" w:rsidR="001C0629" w:rsidRDefault="00031510">
      <w:pPr>
        <w:widowControl/>
        <w:autoSpaceDE w:val="0"/>
        <w:autoSpaceDN w:val="0"/>
        <w:spacing w:line="360" w:lineRule="auto"/>
        <w:ind w:leftChars="200" w:left="420"/>
        <w:textAlignment w:val="bottom"/>
        <w:rPr>
          <w:sz w:val="24"/>
        </w:rPr>
      </w:pPr>
      <w:r>
        <w:rPr>
          <w:rFonts w:hint="eastAsia"/>
          <w:sz w:val="24"/>
        </w:rPr>
        <w:t>账号：</w:t>
      </w:r>
      <w:r>
        <w:rPr>
          <w:rFonts w:ascii="宋体" w:hAnsi="宋体" w:hint="eastAsia"/>
          <w:sz w:val="24"/>
        </w:rPr>
        <w:t>【</w:t>
      </w:r>
      <w:hyperlink r:id="rId22" w:history="1">
        <w:r>
          <w:rPr>
            <w:rStyle w:val="af6"/>
            <w:rFonts w:ascii="宋体" w:hAnsi="宋体" w:hint="eastAsia"/>
            <w:sz w:val="24"/>
          </w:rPr>
          <w:t>${</w:t>
        </w:r>
        <w:r>
          <w:rPr>
            <w:rStyle w:val="af6"/>
            <w:rFonts w:ascii="宋体" w:hAnsi="宋体" w:hint="eastAsia"/>
            <w:sz w:val="24"/>
          </w:rPr>
          <w:t>甲方</w:t>
        </w:r>
        <w:r>
          <w:rPr>
            <w:rStyle w:val="af6"/>
            <w:rFonts w:ascii="宋体" w:hAnsi="宋体" w:hint="eastAsia"/>
            <w:sz w:val="24"/>
          </w:rPr>
          <w:t>-</w:t>
        </w:r>
        <w:r>
          <w:rPr>
            <w:rStyle w:val="af6"/>
            <w:rFonts w:ascii="宋体" w:hAnsi="宋体" w:hint="eastAsia"/>
            <w:sz w:val="24"/>
          </w:rPr>
          <w:t>银行账号</w:t>
        </w:r>
        <w:r>
          <w:rPr>
            <w:rStyle w:val="af6"/>
            <w:rFonts w:ascii="宋体" w:hAnsi="宋体" w:hint="eastAsia"/>
            <w:sz w:val="24"/>
          </w:rPr>
          <w:t>}</w:t>
        </w:r>
      </w:hyperlink>
      <w:r>
        <w:rPr>
          <w:rFonts w:hint="eastAsia"/>
          <w:sz w:val="24"/>
        </w:rPr>
        <w:t>】</w:t>
      </w:r>
    </w:p>
    <w:p w14:paraId="459C63B7" w14:textId="77777777" w:rsidR="001C0629" w:rsidRDefault="00031510">
      <w:pPr>
        <w:widowControl/>
        <w:autoSpaceDE w:val="0"/>
        <w:autoSpaceDN w:val="0"/>
        <w:spacing w:line="360" w:lineRule="auto"/>
        <w:ind w:leftChars="200" w:left="420"/>
        <w:textAlignment w:val="bottom"/>
        <w:rPr>
          <w:sz w:val="24"/>
        </w:rPr>
      </w:pPr>
      <w:r>
        <w:rPr>
          <w:rFonts w:hint="eastAsia"/>
          <w:sz w:val="24"/>
        </w:rPr>
        <w:t>地址：【</w:t>
      </w:r>
      <w:hyperlink r:id="rId23" w:history="1">
        <w:r>
          <w:rPr>
            <w:rStyle w:val="af6"/>
            <w:rFonts w:hint="eastAsia"/>
            <w:sz w:val="24"/>
          </w:rPr>
          <w:t>${</w:t>
        </w:r>
        <w:r>
          <w:rPr>
            <w:rStyle w:val="af6"/>
            <w:rFonts w:hint="eastAsia"/>
            <w:sz w:val="24"/>
          </w:rPr>
          <w:t>甲方</w:t>
        </w:r>
        <w:r>
          <w:rPr>
            <w:rStyle w:val="af6"/>
            <w:rFonts w:hint="eastAsia"/>
            <w:sz w:val="24"/>
          </w:rPr>
          <w:t>-</w:t>
        </w:r>
        <w:r>
          <w:rPr>
            <w:rStyle w:val="af6"/>
            <w:rFonts w:hint="eastAsia"/>
            <w:sz w:val="24"/>
          </w:rPr>
          <w:t>相对方地址</w:t>
        </w:r>
        <w:r>
          <w:rPr>
            <w:rStyle w:val="af6"/>
            <w:rFonts w:hint="eastAsia"/>
            <w:sz w:val="24"/>
          </w:rPr>
          <w:t>}</w:t>
        </w:r>
      </w:hyperlink>
      <w:r>
        <w:rPr>
          <w:rFonts w:hint="eastAsia"/>
          <w:sz w:val="24"/>
        </w:rPr>
        <w:t>】</w:t>
      </w:r>
    </w:p>
    <w:p w14:paraId="1BAA3947" w14:textId="77777777" w:rsidR="001C0629" w:rsidRDefault="00031510">
      <w:pPr>
        <w:widowControl/>
        <w:autoSpaceDE w:val="0"/>
        <w:autoSpaceDN w:val="0"/>
        <w:spacing w:line="360" w:lineRule="auto"/>
        <w:ind w:leftChars="200" w:left="420"/>
        <w:textAlignment w:val="bottom"/>
        <w:rPr>
          <w:sz w:val="24"/>
        </w:rPr>
      </w:pPr>
      <w:r>
        <w:rPr>
          <w:rFonts w:hint="eastAsia"/>
          <w:sz w:val="24"/>
        </w:rPr>
        <w:t>联系电话：【</w:t>
      </w:r>
      <w:hyperlink r:id="rId24" w:history="1">
        <w:r>
          <w:rPr>
            <w:rStyle w:val="af6"/>
            <w:rFonts w:hint="eastAsia"/>
            <w:sz w:val="24"/>
          </w:rPr>
          <w:t>${</w:t>
        </w:r>
        <w:r>
          <w:rPr>
            <w:rStyle w:val="af6"/>
            <w:rFonts w:hint="eastAsia"/>
            <w:sz w:val="24"/>
          </w:rPr>
          <w:t>甲方</w:t>
        </w:r>
        <w:r>
          <w:rPr>
            <w:rStyle w:val="af6"/>
            <w:rFonts w:hint="eastAsia"/>
            <w:sz w:val="24"/>
          </w:rPr>
          <w:t>-</w:t>
        </w:r>
        <w:r>
          <w:rPr>
            <w:rStyle w:val="af6"/>
            <w:rFonts w:hint="eastAsia"/>
            <w:sz w:val="24"/>
          </w:rPr>
          <w:t>联系方式</w:t>
        </w:r>
        <w:r>
          <w:rPr>
            <w:rStyle w:val="af6"/>
            <w:rFonts w:hint="eastAsia"/>
            <w:sz w:val="24"/>
          </w:rPr>
          <w:t>}</w:t>
        </w:r>
      </w:hyperlink>
      <w:r>
        <w:rPr>
          <w:rFonts w:hint="eastAsia"/>
          <w:sz w:val="24"/>
        </w:rPr>
        <w:t>】</w:t>
      </w:r>
    </w:p>
    <w:p w14:paraId="6C6416E8" w14:textId="77777777" w:rsidR="001C0629" w:rsidRDefault="001C0629">
      <w:pPr>
        <w:widowControl/>
        <w:autoSpaceDE w:val="0"/>
        <w:autoSpaceDN w:val="0"/>
        <w:spacing w:line="360" w:lineRule="auto"/>
        <w:ind w:leftChars="200" w:left="420"/>
        <w:textAlignment w:val="bottom"/>
        <w:rPr>
          <w:color w:val="000000"/>
          <w:sz w:val="24"/>
        </w:rPr>
      </w:pPr>
    </w:p>
    <w:p w14:paraId="56CFB25F" w14:textId="77777777" w:rsidR="001C0629" w:rsidRDefault="00031510">
      <w:pPr>
        <w:widowControl/>
        <w:autoSpaceDE w:val="0"/>
        <w:autoSpaceDN w:val="0"/>
        <w:spacing w:line="360" w:lineRule="auto"/>
        <w:ind w:leftChars="200" w:left="420"/>
        <w:textAlignment w:val="bottom"/>
        <w:rPr>
          <w:sz w:val="24"/>
        </w:rPr>
      </w:pPr>
      <w:r>
        <w:rPr>
          <w:rFonts w:hint="eastAsia"/>
          <w:sz w:val="24"/>
        </w:rPr>
        <w:t>乙方名称：【</w:t>
      </w:r>
      <w:hyperlink r:id="rId25"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交易方名称</w:t>
        </w:r>
        <w:r>
          <w:rPr>
            <w:rStyle w:val="af6"/>
            <w:rFonts w:hint="eastAsia"/>
            <w:sz w:val="24"/>
          </w:rPr>
          <w:t>}</w:t>
        </w:r>
      </w:hyperlink>
      <w:r>
        <w:rPr>
          <w:rFonts w:hint="eastAsia"/>
          <w:sz w:val="24"/>
        </w:rPr>
        <w:t>】</w:t>
      </w:r>
    </w:p>
    <w:p w14:paraId="78FADC85" w14:textId="77777777" w:rsidR="001C0629" w:rsidRDefault="00031510">
      <w:pPr>
        <w:widowControl/>
        <w:autoSpaceDE w:val="0"/>
        <w:autoSpaceDN w:val="0"/>
        <w:spacing w:line="360" w:lineRule="auto"/>
        <w:ind w:leftChars="200" w:left="420"/>
        <w:textAlignment w:val="bottom"/>
        <w:rPr>
          <w:sz w:val="24"/>
        </w:rPr>
      </w:pPr>
      <w:r>
        <w:rPr>
          <w:sz w:val="24"/>
        </w:rPr>
        <w:t>国税纳税人识别号</w:t>
      </w:r>
      <w:r>
        <w:rPr>
          <w:rFonts w:hint="eastAsia"/>
          <w:sz w:val="24"/>
        </w:rPr>
        <w:t>：【</w:t>
      </w:r>
      <w:hyperlink r:id="rId26"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纳税人识别号</w:t>
        </w:r>
        <w:r>
          <w:rPr>
            <w:rStyle w:val="af6"/>
            <w:rFonts w:hint="eastAsia"/>
            <w:sz w:val="24"/>
          </w:rPr>
          <w:t>}</w:t>
        </w:r>
      </w:hyperlink>
      <w:r>
        <w:rPr>
          <w:rFonts w:hint="eastAsia"/>
          <w:sz w:val="24"/>
        </w:rPr>
        <w:t>】</w:t>
      </w:r>
    </w:p>
    <w:p w14:paraId="4AEADDBE" w14:textId="77777777" w:rsidR="001C0629" w:rsidRDefault="00031510">
      <w:pPr>
        <w:widowControl/>
        <w:autoSpaceDE w:val="0"/>
        <w:autoSpaceDN w:val="0"/>
        <w:spacing w:line="360" w:lineRule="auto"/>
        <w:ind w:leftChars="200" w:left="420"/>
        <w:textAlignment w:val="bottom"/>
        <w:rPr>
          <w:sz w:val="24"/>
        </w:rPr>
      </w:pPr>
      <w:r>
        <w:rPr>
          <w:rFonts w:hint="eastAsia"/>
          <w:sz w:val="24"/>
        </w:rPr>
        <w:t>户名：【</w:t>
      </w:r>
      <w:hyperlink r:id="rId27"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银行账户名</w:t>
        </w:r>
        <w:r>
          <w:rPr>
            <w:rStyle w:val="af6"/>
            <w:rFonts w:hint="eastAsia"/>
            <w:sz w:val="24"/>
          </w:rPr>
          <w:t>}</w:t>
        </w:r>
      </w:hyperlink>
      <w:r>
        <w:rPr>
          <w:rFonts w:hint="eastAsia"/>
          <w:sz w:val="24"/>
        </w:rPr>
        <w:t>】</w:t>
      </w:r>
    </w:p>
    <w:p w14:paraId="2F498C94" w14:textId="77777777" w:rsidR="001C0629" w:rsidRDefault="00031510">
      <w:pPr>
        <w:widowControl/>
        <w:autoSpaceDE w:val="0"/>
        <w:autoSpaceDN w:val="0"/>
        <w:spacing w:line="360" w:lineRule="auto"/>
        <w:ind w:leftChars="200" w:left="420"/>
        <w:textAlignment w:val="bottom"/>
        <w:rPr>
          <w:sz w:val="24"/>
        </w:rPr>
      </w:pPr>
      <w:r>
        <w:rPr>
          <w:rFonts w:hint="eastAsia"/>
          <w:sz w:val="24"/>
        </w:rPr>
        <w:t>开户行：【</w:t>
      </w:r>
      <w:hyperlink r:id="rId28"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开户行</w:t>
        </w:r>
        <w:r>
          <w:rPr>
            <w:rStyle w:val="af6"/>
            <w:rFonts w:hint="eastAsia"/>
            <w:sz w:val="24"/>
          </w:rPr>
          <w:t>}</w:t>
        </w:r>
      </w:hyperlink>
      <w:r>
        <w:rPr>
          <w:rFonts w:hint="eastAsia"/>
          <w:sz w:val="24"/>
        </w:rPr>
        <w:t>】</w:t>
      </w:r>
    </w:p>
    <w:p w14:paraId="33A2D957" w14:textId="77777777" w:rsidR="001C0629" w:rsidRDefault="00031510">
      <w:pPr>
        <w:widowControl/>
        <w:autoSpaceDE w:val="0"/>
        <w:autoSpaceDN w:val="0"/>
        <w:spacing w:line="360" w:lineRule="auto"/>
        <w:ind w:leftChars="200" w:left="420"/>
        <w:textAlignment w:val="bottom"/>
        <w:rPr>
          <w:sz w:val="24"/>
        </w:rPr>
      </w:pPr>
      <w:r>
        <w:rPr>
          <w:rFonts w:hint="eastAsia"/>
          <w:sz w:val="24"/>
        </w:rPr>
        <w:t>账号：【</w:t>
      </w:r>
      <w:hyperlink r:id="rId29"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银行账号</w:t>
        </w:r>
        <w:r>
          <w:rPr>
            <w:rStyle w:val="af6"/>
            <w:rFonts w:hint="eastAsia"/>
            <w:sz w:val="24"/>
          </w:rPr>
          <w:t>}</w:t>
        </w:r>
      </w:hyperlink>
      <w:r>
        <w:rPr>
          <w:rFonts w:hint="eastAsia"/>
          <w:sz w:val="24"/>
        </w:rPr>
        <w:t>】</w:t>
      </w:r>
    </w:p>
    <w:p w14:paraId="0978B4B4" w14:textId="77777777" w:rsidR="001C0629" w:rsidRDefault="00031510">
      <w:pPr>
        <w:widowControl/>
        <w:autoSpaceDE w:val="0"/>
        <w:autoSpaceDN w:val="0"/>
        <w:spacing w:line="360" w:lineRule="auto"/>
        <w:ind w:leftChars="200" w:left="420"/>
        <w:textAlignment w:val="bottom"/>
        <w:rPr>
          <w:sz w:val="24"/>
        </w:rPr>
      </w:pPr>
      <w:r>
        <w:rPr>
          <w:rFonts w:hint="eastAsia"/>
          <w:sz w:val="24"/>
        </w:rPr>
        <w:t>地址：【</w:t>
      </w:r>
      <w:hyperlink r:id="rId30" w:history="1">
        <w:r>
          <w:rPr>
            <w:rStyle w:val="af6"/>
            <w:rFonts w:hint="eastAsia"/>
            <w:sz w:val="24"/>
          </w:rPr>
          <w:t>${</w:t>
        </w:r>
        <w:r>
          <w:rPr>
            <w:rStyle w:val="af6"/>
            <w:rFonts w:hint="eastAsia"/>
            <w:sz w:val="24"/>
          </w:rPr>
          <w:t>乙方</w:t>
        </w:r>
        <w:r>
          <w:rPr>
            <w:rStyle w:val="af6"/>
            <w:rFonts w:hint="eastAsia"/>
            <w:sz w:val="24"/>
          </w:rPr>
          <w:t>-</w:t>
        </w:r>
        <w:r>
          <w:rPr>
            <w:rStyle w:val="af6"/>
            <w:rFonts w:hint="eastAsia"/>
            <w:sz w:val="24"/>
          </w:rPr>
          <w:t>相对方地址</w:t>
        </w:r>
        <w:r>
          <w:rPr>
            <w:rStyle w:val="af6"/>
            <w:rFonts w:hint="eastAsia"/>
            <w:sz w:val="24"/>
          </w:rPr>
          <w:t>}</w:t>
        </w:r>
      </w:hyperlink>
      <w:r>
        <w:rPr>
          <w:rFonts w:hint="eastAsia"/>
          <w:sz w:val="24"/>
        </w:rPr>
        <w:t>】</w:t>
      </w:r>
    </w:p>
    <w:p w14:paraId="76B9058D" w14:textId="77777777" w:rsidR="001C0629" w:rsidRDefault="00031510">
      <w:pPr>
        <w:widowControl/>
        <w:autoSpaceDE w:val="0"/>
        <w:autoSpaceDN w:val="0"/>
        <w:spacing w:line="360" w:lineRule="auto"/>
        <w:ind w:leftChars="200" w:left="420"/>
        <w:textAlignment w:val="bottom"/>
        <w:rPr>
          <w:sz w:val="24"/>
        </w:rPr>
      </w:pPr>
      <w:r>
        <w:rPr>
          <w:rFonts w:hint="eastAsia"/>
          <w:sz w:val="24"/>
        </w:rPr>
        <w:t>联系电话：【</w:t>
      </w:r>
      <w:hyperlink r:id="rId31" w:history="1">
        <w:r>
          <w:rPr>
            <w:rStyle w:val="af6"/>
            <w:rFonts w:hint="eastAsia"/>
            <w:sz w:val="24"/>
          </w:rPr>
          <w:t>${</w:t>
        </w:r>
        <w:r>
          <w:rPr>
            <w:rStyle w:val="af6"/>
            <w:rFonts w:hint="eastAsia"/>
            <w:sz w:val="24"/>
          </w:rPr>
          <w:t>乙</w:t>
        </w:r>
        <w:r>
          <w:rPr>
            <w:rStyle w:val="af6"/>
            <w:rFonts w:hint="eastAsia"/>
            <w:sz w:val="24"/>
          </w:rPr>
          <w:t>方</w:t>
        </w:r>
        <w:r>
          <w:rPr>
            <w:rStyle w:val="af6"/>
            <w:rFonts w:hint="eastAsia"/>
            <w:sz w:val="24"/>
          </w:rPr>
          <w:t>-</w:t>
        </w:r>
        <w:r>
          <w:rPr>
            <w:rStyle w:val="af6"/>
            <w:rFonts w:hint="eastAsia"/>
            <w:sz w:val="24"/>
          </w:rPr>
          <w:t>联系方式</w:t>
        </w:r>
        <w:r>
          <w:rPr>
            <w:rStyle w:val="af6"/>
            <w:rFonts w:hint="eastAsia"/>
            <w:sz w:val="24"/>
          </w:rPr>
          <w:t>}</w:t>
        </w:r>
      </w:hyperlink>
      <w:r>
        <w:rPr>
          <w:rFonts w:hint="eastAsia"/>
          <w:sz w:val="24"/>
        </w:rPr>
        <w:t>】</w:t>
      </w:r>
    </w:p>
    <w:p w14:paraId="3316D9D9" w14:textId="77777777" w:rsidR="001C0629" w:rsidRDefault="00031510">
      <w:pPr>
        <w:pStyle w:val="1"/>
        <w:numPr>
          <w:ilvl w:val="0"/>
          <w:numId w:val="2"/>
        </w:numPr>
        <w:spacing w:line="500" w:lineRule="exact"/>
        <w:rPr>
          <w:sz w:val="24"/>
        </w:rPr>
      </w:pPr>
      <w:bookmarkStart w:id="66" w:name="_Toc109997449"/>
      <w:bookmarkStart w:id="67" w:name="_Toc135123321"/>
      <w:r>
        <w:rPr>
          <w:rFonts w:hint="eastAsia"/>
          <w:sz w:val="24"/>
        </w:rPr>
        <w:t>服务</w:t>
      </w:r>
      <w:r>
        <w:rPr>
          <w:sz w:val="24"/>
        </w:rPr>
        <w:t>质量</w:t>
      </w:r>
      <w:r>
        <w:rPr>
          <w:rFonts w:hint="eastAsia"/>
          <w:sz w:val="24"/>
        </w:rPr>
        <w:t>标准</w:t>
      </w:r>
      <w:bookmarkEnd w:id="66"/>
      <w:bookmarkEnd w:id="67"/>
    </w:p>
    <w:p w14:paraId="0EB03BC4" w14:textId="77777777" w:rsidR="001C0629" w:rsidRDefault="00031510">
      <w:pPr>
        <w:pStyle w:val="af9"/>
        <w:numPr>
          <w:ilvl w:val="0"/>
          <w:numId w:val="6"/>
        </w:numPr>
        <w:spacing w:line="360" w:lineRule="auto"/>
        <w:ind w:firstLineChars="0"/>
        <w:rPr>
          <w:sz w:val="24"/>
        </w:rPr>
      </w:pPr>
      <w:r>
        <w:rPr>
          <w:rFonts w:hint="eastAsia"/>
          <w:sz w:val="24"/>
        </w:rPr>
        <w:t>服务</w:t>
      </w:r>
      <w:r>
        <w:rPr>
          <w:sz w:val="24"/>
        </w:rPr>
        <w:t>人员资质要求：</w:t>
      </w:r>
    </w:p>
    <w:p w14:paraId="19F19131" w14:textId="77777777" w:rsidR="001C0629" w:rsidRDefault="00031510">
      <w:pPr>
        <w:spacing w:line="360" w:lineRule="auto"/>
        <w:ind w:left="360" w:hangingChars="150" w:hanging="360"/>
        <w:rPr>
          <w:sz w:val="24"/>
        </w:rPr>
      </w:pPr>
      <w:r>
        <w:rPr>
          <w:rFonts w:hint="eastAsia"/>
          <w:sz w:val="24"/>
        </w:rPr>
        <w:t>参见附件：</w:t>
      </w:r>
      <w:commentRangeStart w:id="68"/>
      <w:r>
        <w:rPr>
          <w:rFonts w:hint="eastAsia"/>
          <w:sz w:val="24"/>
        </w:rPr>
        <w:t>《服务人员资质要求清单》</w:t>
      </w:r>
      <w:commentRangeEnd w:id="68"/>
      <w:r>
        <w:rPr>
          <w:rStyle w:val="af7"/>
        </w:rPr>
        <w:commentReference w:id="68"/>
      </w:r>
      <w:r>
        <w:rPr>
          <w:rFonts w:hint="eastAsia"/>
          <w:sz w:val="24"/>
        </w:rPr>
        <w:t>，根据服务内容详细开列。</w:t>
      </w:r>
    </w:p>
    <w:p w14:paraId="52F273DC" w14:textId="77777777" w:rsidR="001C0629" w:rsidRDefault="00031510">
      <w:pPr>
        <w:pStyle w:val="af9"/>
        <w:numPr>
          <w:ilvl w:val="0"/>
          <w:numId w:val="6"/>
        </w:numPr>
        <w:spacing w:line="360" w:lineRule="auto"/>
        <w:ind w:firstLineChars="0"/>
        <w:rPr>
          <w:sz w:val="24"/>
        </w:rPr>
      </w:pPr>
      <w:r>
        <w:rPr>
          <w:rFonts w:hint="eastAsia"/>
          <w:sz w:val="24"/>
        </w:rPr>
        <w:t>乙方承诺所派遣人员，符合对应的人员资质要求，所派遣人员无资历造假，如有资历造假，承担违约责任。</w:t>
      </w:r>
    </w:p>
    <w:p w14:paraId="3A538DF9" w14:textId="77777777" w:rsidR="001C0629" w:rsidRDefault="00031510">
      <w:pPr>
        <w:pStyle w:val="af9"/>
        <w:numPr>
          <w:ilvl w:val="0"/>
          <w:numId w:val="6"/>
        </w:numPr>
        <w:spacing w:line="360" w:lineRule="auto"/>
        <w:ind w:firstLineChars="0"/>
        <w:rPr>
          <w:sz w:val="24"/>
        </w:rPr>
      </w:pPr>
      <w:r>
        <w:rPr>
          <w:rFonts w:hint="eastAsia"/>
          <w:sz w:val="24"/>
        </w:rPr>
        <w:t>如乙方派遣人员无法胜任工作，甲方有权利要求更换人员，更换的人员需要在一周内到岗，更换乙方人员应做好衔接不影响项目进度，否则应承担违约责任。</w:t>
      </w:r>
    </w:p>
    <w:p w14:paraId="327A5523" w14:textId="77777777" w:rsidR="001C0629" w:rsidRDefault="00031510">
      <w:pPr>
        <w:pStyle w:val="af9"/>
        <w:numPr>
          <w:ilvl w:val="0"/>
          <w:numId w:val="6"/>
        </w:numPr>
        <w:spacing w:line="360" w:lineRule="auto"/>
        <w:ind w:firstLineChars="0"/>
        <w:rPr>
          <w:sz w:val="24"/>
        </w:rPr>
      </w:pPr>
      <w:r>
        <w:rPr>
          <w:rFonts w:hint="eastAsia"/>
          <w:sz w:val="24"/>
        </w:rPr>
        <w:t>上述服务遵守下列所列的技术和质量标准：</w:t>
      </w:r>
    </w:p>
    <w:p w14:paraId="1A20E4BA" w14:textId="77777777" w:rsidR="001C0629" w:rsidRDefault="00031510">
      <w:pPr>
        <w:numPr>
          <w:ilvl w:val="0"/>
          <w:numId w:val="7"/>
        </w:numPr>
        <w:spacing w:line="360" w:lineRule="auto"/>
        <w:rPr>
          <w:sz w:val="24"/>
        </w:rPr>
      </w:pPr>
      <w:r>
        <w:rPr>
          <w:rFonts w:hint="eastAsia"/>
          <w:sz w:val="24"/>
        </w:rPr>
        <w:t>服务的响应时效，遵守附件</w:t>
      </w:r>
      <w:commentRangeStart w:id="69"/>
      <w:r>
        <w:rPr>
          <w:rFonts w:hint="eastAsia"/>
          <w:sz w:val="24"/>
        </w:rPr>
        <w:t>《服务等级协议（</w:t>
      </w:r>
      <w:r>
        <w:rPr>
          <w:sz w:val="24"/>
        </w:rPr>
        <w:t>SLA</w:t>
      </w:r>
      <w:r>
        <w:rPr>
          <w:rFonts w:hint="eastAsia"/>
          <w:sz w:val="24"/>
        </w:rPr>
        <w:t>）》</w:t>
      </w:r>
      <w:commentRangeEnd w:id="69"/>
      <w:r>
        <w:rPr>
          <w:rStyle w:val="af7"/>
        </w:rPr>
        <w:commentReference w:id="69"/>
      </w:r>
      <w:r>
        <w:rPr>
          <w:rFonts w:hint="eastAsia"/>
          <w:sz w:val="24"/>
        </w:rPr>
        <w:t>约定；</w:t>
      </w:r>
    </w:p>
    <w:p w14:paraId="687155C2" w14:textId="77777777" w:rsidR="001C0629" w:rsidRDefault="00031510">
      <w:pPr>
        <w:numPr>
          <w:ilvl w:val="0"/>
          <w:numId w:val="7"/>
        </w:numPr>
        <w:spacing w:line="360" w:lineRule="auto"/>
        <w:rPr>
          <w:sz w:val="24"/>
        </w:rPr>
      </w:pPr>
      <w:r>
        <w:rPr>
          <w:rFonts w:hint="eastAsia"/>
          <w:sz w:val="24"/>
        </w:rPr>
        <w:t>软件开发过程的成熟度，不低于【</w:t>
      </w:r>
      <w:commentRangeStart w:id="70"/>
      <w:r>
        <w:rPr>
          <w:i/>
          <w:sz w:val="24"/>
        </w:rPr>
        <w:t>CMMI2</w:t>
      </w:r>
      <w:commentRangeEnd w:id="70"/>
      <w:r>
        <w:rPr>
          <w:rStyle w:val="af7"/>
        </w:rPr>
        <w:commentReference w:id="70"/>
      </w:r>
      <w:r>
        <w:rPr>
          <w:rFonts w:hint="eastAsia"/>
          <w:sz w:val="24"/>
        </w:rPr>
        <w:t>】</w:t>
      </w:r>
      <w:r>
        <w:rPr>
          <w:rFonts w:hint="eastAsia"/>
          <w:sz w:val="24"/>
        </w:rPr>
        <w:t>级水平，即有完善的项目计划、组织分工、工作标准，并有质量人员审核；</w:t>
      </w:r>
    </w:p>
    <w:p w14:paraId="4FC12CEB" w14:textId="77777777" w:rsidR="001C0629" w:rsidRDefault="00031510">
      <w:pPr>
        <w:numPr>
          <w:ilvl w:val="0"/>
          <w:numId w:val="7"/>
        </w:numPr>
        <w:spacing w:line="360" w:lineRule="auto"/>
        <w:rPr>
          <w:sz w:val="24"/>
        </w:rPr>
      </w:pPr>
      <w:r>
        <w:rPr>
          <w:rFonts w:hint="eastAsia"/>
          <w:sz w:val="24"/>
        </w:rPr>
        <w:t>服务过程中所编制的项目计划，需标注明确的乙方人员在现场工作时间，甲方根据乙方人员驻场时间进行登记和考勤，驻场时间不足时，可对费用按比例扣减。</w:t>
      </w:r>
    </w:p>
    <w:p w14:paraId="40E5075E" w14:textId="77777777" w:rsidR="001C0629" w:rsidRDefault="00031510">
      <w:pPr>
        <w:numPr>
          <w:ilvl w:val="0"/>
          <w:numId w:val="7"/>
        </w:numPr>
        <w:spacing w:line="360" w:lineRule="auto"/>
        <w:rPr>
          <w:sz w:val="24"/>
        </w:rPr>
      </w:pPr>
      <w:r>
        <w:rPr>
          <w:rFonts w:hint="eastAsia"/>
          <w:sz w:val="24"/>
        </w:rPr>
        <w:t>服务过程中非驻场时间，以及时交付约定产出物为标准，若延迟交付产出物，或</w:t>
      </w:r>
      <w:r>
        <w:rPr>
          <w:rFonts w:hint="eastAsia"/>
          <w:sz w:val="24"/>
        </w:rPr>
        <w:lastRenderedPageBreak/>
        <w:t>多次交付产出物都不合格，甲方可以根据延迟情况对费用进行比例扣减。</w:t>
      </w:r>
    </w:p>
    <w:p w14:paraId="2D586C61" w14:textId="77777777" w:rsidR="001C0629" w:rsidRDefault="00031510">
      <w:pPr>
        <w:numPr>
          <w:ilvl w:val="0"/>
          <w:numId w:val="7"/>
        </w:numPr>
        <w:spacing w:line="360" w:lineRule="auto"/>
        <w:rPr>
          <w:sz w:val="24"/>
        </w:rPr>
      </w:pPr>
      <w:r>
        <w:rPr>
          <w:rFonts w:hint="eastAsia"/>
          <w:sz w:val="24"/>
        </w:rPr>
        <w:t>乙方提供服务的人员经甲方面试合格后，不得随意更换，若因特殊情况需要更换，需经甲方再次面试合格（书面或邮件确认），方可更换，否则甲方有权扣除相关费用。</w:t>
      </w:r>
    </w:p>
    <w:p w14:paraId="344286CD" w14:textId="77777777" w:rsidR="001C0629" w:rsidRDefault="00031510">
      <w:pPr>
        <w:numPr>
          <w:ilvl w:val="0"/>
          <w:numId w:val="7"/>
        </w:numPr>
        <w:spacing w:line="360" w:lineRule="auto"/>
        <w:rPr>
          <w:sz w:val="24"/>
        </w:rPr>
      </w:pPr>
      <w:r>
        <w:rPr>
          <w:rFonts w:hint="eastAsia"/>
          <w:sz w:val="24"/>
        </w:rPr>
        <w:t>所开发的软件或设备配置，不能留有程序漏洞或</w:t>
      </w:r>
      <w:proofErr w:type="gramStart"/>
      <w:r>
        <w:rPr>
          <w:rFonts w:hint="eastAsia"/>
          <w:sz w:val="24"/>
        </w:rPr>
        <w:t>弱安全</w:t>
      </w:r>
      <w:proofErr w:type="gramEnd"/>
      <w:r>
        <w:rPr>
          <w:rFonts w:hint="eastAsia"/>
          <w:sz w:val="24"/>
        </w:rPr>
        <w:t>配置项，所有采用无密码、弱密码的配置项目都需甲方签字认可。</w:t>
      </w:r>
    </w:p>
    <w:p w14:paraId="773A3DD6" w14:textId="77777777" w:rsidR="001C0629" w:rsidRDefault="00031510">
      <w:pPr>
        <w:numPr>
          <w:ilvl w:val="0"/>
          <w:numId w:val="7"/>
        </w:numPr>
        <w:spacing w:line="360" w:lineRule="auto"/>
        <w:rPr>
          <w:sz w:val="24"/>
        </w:rPr>
      </w:pPr>
      <w:r>
        <w:rPr>
          <w:rFonts w:hint="eastAsia"/>
          <w:sz w:val="24"/>
        </w:rPr>
        <w:t>乙方所提供的自己研发的软件产品，须提供加盖公章的软件著作权证书复印件。</w:t>
      </w:r>
    </w:p>
    <w:p w14:paraId="10633301" w14:textId="77777777" w:rsidR="001C0629" w:rsidRDefault="00031510">
      <w:pPr>
        <w:numPr>
          <w:ilvl w:val="0"/>
          <w:numId w:val="7"/>
        </w:numPr>
        <w:spacing w:line="360" w:lineRule="auto"/>
        <w:rPr>
          <w:sz w:val="24"/>
        </w:rPr>
      </w:pPr>
      <w:r>
        <w:rPr>
          <w:rFonts w:hint="eastAsia"/>
          <w:sz w:val="24"/>
        </w:rPr>
        <w:t>乙方所提供的第三方软件产品，需提供原厂加盖公章的原厂授权和原厂著作权证书复印件。</w:t>
      </w:r>
      <w:r>
        <w:rPr>
          <w:sz w:val="24"/>
        </w:rPr>
        <w:t xml:space="preserve"> </w:t>
      </w:r>
    </w:p>
    <w:p w14:paraId="48A8755F" w14:textId="77777777" w:rsidR="001C0629" w:rsidRDefault="00031510">
      <w:pPr>
        <w:pStyle w:val="1"/>
        <w:numPr>
          <w:ilvl w:val="0"/>
          <w:numId w:val="2"/>
        </w:numPr>
        <w:spacing w:line="500" w:lineRule="exact"/>
        <w:rPr>
          <w:sz w:val="24"/>
        </w:rPr>
      </w:pPr>
      <w:bookmarkStart w:id="71" w:name="_Toc109997450"/>
      <w:bookmarkStart w:id="72" w:name="_Toc135123322"/>
      <w:r>
        <w:rPr>
          <w:rFonts w:hint="eastAsia"/>
          <w:sz w:val="24"/>
        </w:rPr>
        <w:t>服务人员管理</w:t>
      </w:r>
      <w:bookmarkEnd w:id="71"/>
      <w:bookmarkEnd w:id="72"/>
    </w:p>
    <w:p w14:paraId="01AB8659" w14:textId="77777777" w:rsidR="001C0629" w:rsidRDefault="00031510">
      <w:pPr>
        <w:pStyle w:val="af9"/>
        <w:numPr>
          <w:ilvl w:val="0"/>
          <w:numId w:val="8"/>
        </w:numPr>
        <w:spacing w:line="360" w:lineRule="auto"/>
        <w:ind w:firstLineChars="0"/>
        <w:rPr>
          <w:sz w:val="24"/>
        </w:rPr>
      </w:pPr>
      <w:r>
        <w:rPr>
          <w:rFonts w:hint="eastAsia"/>
          <w:sz w:val="24"/>
        </w:rPr>
        <w:t>乙方人员项目服务地点：</w:t>
      </w:r>
      <w:r>
        <w:rPr>
          <w:sz w:val="24"/>
          <w:u w:val="single"/>
        </w:rPr>
        <w:t xml:space="preserve">                    </w:t>
      </w:r>
      <w:r>
        <w:rPr>
          <w:rFonts w:hint="eastAsia"/>
          <w:sz w:val="24"/>
        </w:rPr>
        <w:t>。如需要出差服务地点所在市区以外的地方，甲方提供差旅交通费用，实报实销。</w:t>
      </w:r>
    </w:p>
    <w:p w14:paraId="2C4DA6BA" w14:textId="77777777" w:rsidR="001C0629" w:rsidRDefault="00031510">
      <w:pPr>
        <w:pStyle w:val="af9"/>
        <w:numPr>
          <w:ilvl w:val="0"/>
          <w:numId w:val="8"/>
        </w:numPr>
        <w:spacing w:line="360" w:lineRule="auto"/>
        <w:ind w:firstLineChars="0"/>
        <w:rPr>
          <w:sz w:val="24"/>
        </w:rPr>
      </w:pPr>
      <w:r>
        <w:rPr>
          <w:rFonts w:hint="eastAsia"/>
          <w:sz w:val="24"/>
        </w:rPr>
        <w:t>乙方承诺服务人员在为甲方服务期间身体健康，能够满勤工作。若因病事假需要请假，需事先经甲方书面同意。</w:t>
      </w:r>
    </w:p>
    <w:p w14:paraId="3A01EF5C" w14:textId="77777777" w:rsidR="001C0629" w:rsidRDefault="00031510">
      <w:pPr>
        <w:pStyle w:val="af9"/>
        <w:numPr>
          <w:ilvl w:val="0"/>
          <w:numId w:val="8"/>
        </w:numPr>
        <w:spacing w:line="360" w:lineRule="auto"/>
        <w:ind w:firstLineChars="0"/>
        <w:rPr>
          <w:sz w:val="24"/>
        </w:rPr>
      </w:pPr>
      <w:r>
        <w:rPr>
          <w:rFonts w:hint="eastAsia"/>
          <w:sz w:val="24"/>
        </w:rPr>
        <w:t>乙方人员在甲方工作期间，服从甲方工作时间、工作纪律及安全等相关管理规定。如有违反相关记录而导致事故或损失，由乙方承担。</w:t>
      </w:r>
    </w:p>
    <w:p w14:paraId="77487954" w14:textId="77777777" w:rsidR="001C0629" w:rsidRDefault="00031510">
      <w:pPr>
        <w:pStyle w:val="1"/>
        <w:numPr>
          <w:ilvl w:val="0"/>
          <w:numId w:val="2"/>
        </w:numPr>
        <w:spacing w:line="500" w:lineRule="exact"/>
        <w:rPr>
          <w:sz w:val="24"/>
        </w:rPr>
      </w:pPr>
      <w:bookmarkStart w:id="73" w:name="_Toc109997451"/>
      <w:bookmarkStart w:id="74" w:name="_Toc135123323"/>
      <w:r>
        <w:rPr>
          <w:rFonts w:hint="eastAsia"/>
          <w:sz w:val="24"/>
        </w:rPr>
        <w:t>交付及验收</w:t>
      </w:r>
      <w:bookmarkEnd w:id="73"/>
      <w:bookmarkEnd w:id="74"/>
    </w:p>
    <w:p w14:paraId="326394B6" w14:textId="77777777" w:rsidR="001C0629" w:rsidRDefault="00031510">
      <w:pPr>
        <w:pStyle w:val="af9"/>
        <w:numPr>
          <w:ilvl w:val="0"/>
          <w:numId w:val="9"/>
        </w:numPr>
        <w:spacing w:line="360" w:lineRule="auto"/>
        <w:ind w:firstLineChars="0"/>
        <w:jc w:val="left"/>
        <w:rPr>
          <w:sz w:val="24"/>
        </w:rPr>
      </w:pPr>
      <w:r>
        <w:rPr>
          <w:rFonts w:hint="eastAsia"/>
          <w:sz w:val="24"/>
        </w:rPr>
        <w:t>交货时间和交货方式：交付内容详见本合同【</w:t>
      </w:r>
      <w:r>
        <w:rPr>
          <w:sz w:val="24"/>
        </w:rPr>
        <w:fldChar w:fldCharType="begin"/>
      </w:r>
      <w:r>
        <w:rPr>
          <w:sz w:val="24"/>
        </w:rPr>
        <w:instrText xml:space="preserve"> </w:instrText>
      </w:r>
      <w:r>
        <w:rPr>
          <w:rFonts w:hint="eastAsia"/>
          <w:sz w:val="24"/>
        </w:rPr>
        <w:instrText>REF _Ref118362833 \r \h</w:instrText>
      </w:r>
      <w:r>
        <w:rPr>
          <w:sz w:val="24"/>
        </w:rPr>
        <w:instrText xml:space="preserve"> </w:instrText>
      </w:r>
      <w:r>
        <w:rPr>
          <w:sz w:val="24"/>
        </w:rPr>
      </w:r>
      <w:r>
        <w:rPr>
          <w:sz w:val="24"/>
        </w:rPr>
        <w:fldChar w:fldCharType="separate"/>
      </w:r>
      <w:r>
        <w:rPr>
          <w:rFonts w:hint="eastAsia"/>
          <w:sz w:val="24"/>
        </w:rPr>
        <w:t>第十六条</w:t>
      </w:r>
      <w:r>
        <w:rPr>
          <w:sz w:val="24"/>
        </w:rPr>
        <w:fldChar w:fldCharType="end"/>
      </w:r>
      <w:r>
        <w:rPr>
          <w:rFonts w:hint="eastAsia"/>
          <w:sz w:val="24"/>
        </w:rPr>
        <w:t>】，交付时间为</w:t>
      </w:r>
      <w:r>
        <w:rPr>
          <w:rFonts w:hint="eastAsia"/>
          <w:sz w:val="24"/>
          <w:u w:val="single"/>
        </w:rPr>
        <w:t>合同签订后【</w:t>
      </w:r>
      <w:r>
        <w:rPr>
          <w:sz w:val="24"/>
          <w:u w:val="single"/>
        </w:rPr>
        <w:t xml:space="preserve">          </w:t>
      </w:r>
      <w:r>
        <w:rPr>
          <w:rFonts w:hint="eastAsia"/>
          <w:sz w:val="24"/>
          <w:u w:val="single"/>
        </w:rPr>
        <w:t>】</w:t>
      </w:r>
      <w:r>
        <w:rPr>
          <w:rFonts w:hint="eastAsia"/>
          <w:sz w:val="24"/>
        </w:rPr>
        <w:t>日内，所交付的文档与文件应当是可供阅读的。交付的方式为，（</w:t>
      </w:r>
      <w:r>
        <w:rPr>
          <w:sz w:val="24"/>
        </w:rPr>
        <w:t>1</w:t>
      </w:r>
      <w:r>
        <w:rPr>
          <w:rFonts w:hint="eastAsia"/>
          <w:sz w:val="24"/>
        </w:rPr>
        <w:t>）如涉及软件授权的，</w:t>
      </w:r>
      <w:hyperlink r:id="rId32" w:history="1">
        <w:proofErr w:type="gramStart"/>
        <w:r>
          <w:rPr>
            <w:rStyle w:val="af6"/>
            <w:rFonts w:hint="eastAsia"/>
            <w:sz w:val="24"/>
          </w:rPr>
          <w:t>则软件</w:t>
        </w:r>
        <w:proofErr w:type="gramEnd"/>
        <w:r>
          <w:rPr>
            <w:rStyle w:val="af6"/>
            <w:rFonts w:hint="eastAsia"/>
            <w:sz w:val="24"/>
          </w:rPr>
          <w:t>相关授权通过邮箱发送至【</w:t>
        </w:r>
        <w:r>
          <w:rPr>
            <w:rStyle w:val="af6"/>
            <w:rFonts w:hint="eastAsia"/>
            <w:sz w:val="24"/>
          </w:rPr>
          <w:t xml:space="preserve"> </w:t>
        </w:r>
        <w:r>
          <w:rPr>
            <w:rStyle w:val="af6"/>
            <w:sz w:val="24"/>
          </w:rPr>
          <w:t xml:space="preserve">      </w:t>
        </w:r>
        <w:r>
          <w:rPr>
            <w:rStyle w:val="af6"/>
            <w:rFonts w:hint="eastAsia"/>
            <w:sz w:val="24"/>
          </w:rPr>
          <w:t>】</w:t>
        </w:r>
      </w:hyperlink>
      <w:r>
        <w:rPr>
          <w:rFonts w:hint="eastAsia"/>
          <w:kern w:val="0"/>
        </w:rPr>
        <w:t>，</w:t>
      </w:r>
      <w:r>
        <w:rPr>
          <w:rFonts w:hint="eastAsia"/>
          <w:sz w:val="24"/>
        </w:rPr>
        <w:t>如有纸质版的，需提供纸质版；（</w:t>
      </w:r>
      <w:r>
        <w:rPr>
          <w:sz w:val="24"/>
        </w:rPr>
        <w:t>2</w:t>
      </w:r>
      <w:r>
        <w:rPr>
          <w:rFonts w:hint="eastAsia"/>
          <w:sz w:val="24"/>
        </w:rPr>
        <w:t>）软件源代码需提供光盘；（</w:t>
      </w:r>
      <w:r>
        <w:rPr>
          <w:sz w:val="24"/>
        </w:rPr>
        <w:t>3</w:t>
      </w:r>
      <w:r>
        <w:rPr>
          <w:rFonts w:hint="eastAsia"/>
          <w:sz w:val="24"/>
        </w:rPr>
        <w:t>）其他文件档案需提交书面</w:t>
      </w:r>
      <w:r>
        <w:rPr>
          <w:rFonts w:hint="eastAsia"/>
          <w:sz w:val="24"/>
        </w:rPr>
        <w:t>版本、电子版本各一套。</w:t>
      </w:r>
    </w:p>
    <w:p w14:paraId="314CD413" w14:textId="77777777" w:rsidR="001C0629" w:rsidRDefault="00031510">
      <w:pPr>
        <w:spacing w:line="360" w:lineRule="auto"/>
        <w:ind w:left="2" w:firstLineChars="200" w:firstLine="480"/>
        <w:jc w:val="left"/>
        <w:rPr>
          <w:sz w:val="24"/>
        </w:rPr>
      </w:pPr>
      <w:r>
        <w:rPr>
          <w:rFonts w:hint="eastAsia"/>
          <w:color w:val="FF0000"/>
          <w:sz w:val="24"/>
        </w:rPr>
        <w:t>甲、乙双方也可以就软件源代码等其他信息资料交付方式根据服务内容另行书面约定</w:t>
      </w:r>
      <w:r>
        <w:rPr>
          <w:rFonts w:hint="eastAsia"/>
          <w:sz w:val="24"/>
        </w:rPr>
        <w:t>。</w:t>
      </w:r>
    </w:p>
    <w:p w14:paraId="6B709B17" w14:textId="77777777" w:rsidR="001C0629" w:rsidRDefault="00031510">
      <w:pPr>
        <w:spacing w:line="360" w:lineRule="auto"/>
        <w:ind w:left="2" w:firstLineChars="200" w:firstLine="480"/>
        <w:jc w:val="left"/>
        <w:rPr>
          <w:sz w:val="24"/>
        </w:rPr>
      </w:pPr>
      <w:r>
        <w:rPr>
          <w:rFonts w:hint="eastAsia"/>
          <w:color w:val="FF0000"/>
          <w:sz w:val="24"/>
        </w:rPr>
        <w:t>乙方取得甲方指定人员填写的签收单后方能视为完成合同项下交付义务。</w:t>
      </w:r>
    </w:p>
    <w:p w14:paraId="59FAB86A" w14:textId="77777777" w:rsidR="001C0629" w:rsidRDefault="00031510">
      <w:pPr>
        <w:pStyle w:val="af9"/>
        <w:numPr>
          <w:ilvl w:val="0"/>
          <w:numId w:val="9"/>
        </w:numPr>
        <w:spacing w:line="360" w:lineRule="auto"/>
        <w:ind w:firstLineChars="0"/>
        <w:rPr>
          <w:sz w:val="24"/>
        </w:rPr>
      </w:pPr>
      <w:r>
        <w:rPr>
          <w:rFonts w:hint="eastAsia"/>
          <w:sz w:val="24"/>
        </w:rPr>
        <w:t>甲方变更交付方式的，应提前【</w:t>
      </w:r>
      <w:r>
        <w:rPr>
          <w:sz w:val="24"/>
        </w:rPr>
        <w:t>5</w:t>
      </w:r>
      <w:r>
        <w:rPr>
          <w:rFonts w:hint="eastAsia"/>
          <w:sz w:val="24"/>
        </w:rPr>
        <w:t>】天书面通知乙方。</w:t>
      </w:r>
    </w:p>
    <w:p w14:paraId="0281AC7A" w14:textId="77777777" w:rsidR="001C0629" w:rsidRDefault="00031510">
      <w:pPr>
        <w:pStyle w:val="af9"/>
        <w:numPr>
          <w:ilvl w:val="0"/>
          <w:numId w:val="9"/>
        </w:numPr>
        <w:spacing w:line="360" w:lineRule="auto"/>
        <w:ind w:firstLineChars="0"/>
        <w:rPr>
          <w:sz w:val="24"/>
        </w:rPr>
      </w:pPr>
      <w:r>
        <w:rPr>
          <w:rFonts w:hint="eastAsia"/>
          <w:sz w:val="24"/>
        </w:rPr>
        <w:t>甲乙双方</w:t>
      </w:r>
      <w:r>
        <w:rPr>
          <w:sz w:val="24"/>
        </w:rPr>
        <w:t>根据</w:t>
      </w:r>
      <w:r>
        <w:rPr>
          <w:rFonts w:hint="eastAsia"/>
          <w:sz w:val="24"/>
        </w:rPr>
        <w:t>计划</w:t>
      </w:r>
      <w:r>
        <w:rPr>
          <w:sz w:val="24"/>
        </w:rPr>
        <w:t>时间，在软件</w:t>
      </w:r>
      <w:r>
        <w:rPr>
          <w:rFonts w:hint="eastAsia"/>
          <w:sz w:val="24"/>
        </w:rPr>
        <w:t>安装</w:t>
      </w:r>
      <w:r>
        <w:rPr>
          <w:sz w:val="24"/>
        </w:rPr>
        <w:t>调试</w:t>
      </w:r>
      <w:r>
        <w:rPr>
          <w:rFonts w:hint="eastAsia"/>
          <w:sz w:val="24"/>
        </w:rPr>
        <w:t>并</w:t>
      </w:r>
      <w:r>
        <w:rPr>
          <w:sz w:val="24"/>
        </w:rPr>
        <w:t>上线</w:t>
      </w:r>
      <w:r>
        <w:rPr>
          <w:rFonts w:hint="eastAsia"/>
          <w:sz w:val="24"/>
        </w:rPr>
        <w:t>试运行【</w:t>
      </w:r>
      <w:r>
        <w:rPr>
          <w:rFonts w:hint="eastAsia"/>
          <w:sz w:val="24"/>
        </w:rPr>
        <w:t xml:space="preserve"> </w:t>
      </w:r>
      <w:r>
        <w:rPr>
          <w:sz w:val="24"/>
        </w:rPr>
        <w:t xml:space="preserve"> </w:t>
      </w:r>
      <w:r>
        <w:rPr>
          <w:rFonts w:hint="eastAsia"/>
          <w:sz w:val="24"/>
        </w:rPr>
        <w:t>】</w:t>
      </w:r>
      <w:proofErr w:type="gramStart"/>
      <w:r>
        <w:rPr>
          <w:rFonts w:hint="eastAsia"/>
          <w:sz w:val="24"/>
        </w:rPr>
        <w:t>个</w:t>
      </w:r>
      <w:proofErr w:type="gramEnd"/>
      <w:r>
        <w:rPr>
          <w:rFonts w:hint="eastAsia"/>
          <w:sz w:val="24"/>
        </w:rPr>
        <w:t>月</w:t>
      </w:r>
      <w:r>
        <w:rPr>
          <w:sz w:val="24"/>
        </w:rPr>
        <w:t>后</w:t>
      </w:r>
      <w:r>
        <w:rPr>
          <w:rFonts w:hint="eastAsia"/>
          <w:sz w:val="24"/>
        </w:rPr>
        <w:t>组织</w:t>
      </w:r>
      <w:r>
        <w:rPr>
          <w:sz w:val="24"/>
        </w:rPr>
        <w:t>验收工作。</w:t>
      </w:r>
      <w:r>
        <w:rPr>
          <w:rFonts w:hint="eastAsia"/>
          <w:sz w:val="24"/>
        </w:rPr>
        <w:t>乙方</w:t>
      </w:r>
      <w:r>
        <w:rPr>
          <w:sz w:val="24"/>
        </w:rPr>
        <w:t>应派代表在服务</w:t>
      </w:r>
      <w:r>
        <w:rPr>
          <w:rFonts w:hint="eastAsia"/>
          <w:sz w:val="24"/>
        </w:rPr>
        <w:t>地点</w:t>
      </w:r>
      <w:r>
        <w:rPr>
          <w:sz w:val="24"/>
        </w:rPr>
        <w:t>现场进行验收工作，包括对</w:t>
      </w:r>
      <w:r>
        <w:rPr>
          <w:rFonts w:hint="eastAsia"/>
          <w:sz w:val="24"/>
        </w:rPr>
        <w:t>交付物</w:t>
      </w:r>
      <w:r>
        <w:rPr>
          <w:sz w:val="24"/>
        </w:rPr>
        <w:t>的现场交付确认，</w:t>
      </w:r>
      <w:r>
        <w:rPr>
          <w:rFonts w:hint="eastAsia"/>
          <w:sz w:val="24"/>
        </w:rPr>
        <w:t>试运行成果</w:t>
      </w:r>
      <w:r>
        <w:rPr>
          <w:sz w:val="24"/>
        </w:rPr>
        <w:t>确认</w:t>
      </w:r>
      <w:r>
        <w:rPr>
          <w:sz w:val="24"/>
        </w:rPr>
        <w:lastRenderedPageBreak/>
        <w:t>等工作</w:t>
      </w:r>
      <w:r>
        <w:rPr>
          <w:rFonts w:hint="eastAsia"/>
          <w:sz w:val="24"/>
        </w:rPr>
        <w:t>，验收标准详见本合同【</w:t>
      </w:r>
      <w:r>
        <w:rPr>
          <w:sz w:val="24"/>
        </w:rPr>
        <w:fldChar w:fldCharType="begin"/>
      </w:r>
      <w:r>
        <w:rPr>
          <w:sz w:val="24"/>
        </w:rPr>
        <w:instrText xml:space="preserve"> </w:instrText>
      </w:r>
      <w:r>
        <w:rPr>
          <w:rFonts w:hint="eastAsia"/>
          <w:sz w:val="24"/>
        </w:rPr>
        <w:instrText>REF _Ref118365039 \r \h</w:instrText>
      </w:r>
      <w:r>
        <w:rPr>
          <w:sz w:val="24"/>
        </w:rPr>
        <w:instrText xml:space="preserve"> </w:instrText>
      </w:r>
      <w:r>
        <w:rPr>
          <w:sz w:val="24"/>
        </w:rPr>
      </w:r>
      <w:r>
        <w:rPr>
          <w:sz w:val="24"/>
        </w:rPr>
        <w:fldChar w:fldCharType="separate"/>
      </w:r>
      <w:r>
        <w:rPr>
          <w:rFonts w:hint="eastAsia"/>
          <w:sz w:val="24"/>
        </w:rPr>
        <w:t>第六条</w:t>
      </w:r>
      <w:r>
        <w:rPr>
          <w:sz w:val="24"/>
        </w:rPr>
        <w:fldChar w:fldCharType="end"/>
      </w:r>
      <w:r>
        <w:rPr>
          <w:rFonts w:hint="eastAsia"/>
          <w:sz w:val="24"/>
        </w:rPr>
        <w:t>】约定</w:t>
      </w:r>
      <w:r>
        <w:rPr>
          <w:sz w:val="24"/>
        </w:rPr>
        <w:t>。</w:t>
      </w:r>
      <w:r>
        <w:rPr>
          <w:rFonts w:hint="eastAsia"/>
          <w:sz w:val="24"/>
        </w:rPr>
        <w:t>如验收不通过的，乙方需根据甲方的要求进行整改直至符合合同要求，如涉及违约的，根据本合同的约定承担违约责任。所有试运行期间软件变化乙方应在试运行结束后写入相应的软件文档中。</w:t>
      </w:r>
    </w:p>
    <w:p w14:paraId="43C2825C" w14:textId="77777777" w:rsidR="001C0629" w:rsidRDefault="00031510">
      <w:pPr>
        <w:pStyle w:val="af9"/>
        <w:numPr>
          <w:ilvl w:val="0"/>
          <w:numId w:val="9"/>
        </w:numPr>
        <w:spacing w:line="360" w:lineRule="auto"/>
        <w:ind w:firstLineChars="0"/>
        <w:rPr>
          <w:sz w:val="24"/>
        </w:rPr>
      </w:pPr>
      <w:r>
        <w:rPr>
          <w:rFonts w:hint="eastAsia"/>
          <w:sz w:val="24"/>
        </w:rPr>
        <w:t>各方应共同签署一个验收报告，该报告应详细列明验收结果。</w:t>
      </w:r>
    </w:p>
    <w:p w14:paraId="180FEC8D" w14:textId="77777777" w:rsidR="001C0629" w:rsidRDefault="00031510">
      <w:pPr>
        <w:pStyle w:val="af9"/>
        <w:numPr>
          <w:ilvl w:val="0"/>
          <w:numId w:val="9"/>
        </w:numPr>
        <w:spacing w:line="360" w:lineRule="auto"/>
        <w:ind w:firstLineChars="0"/>
        <w:rPr>
          <w:sz w:val="24"/>
        </w:rPr>
      </w:pPr>
      <w:r>
        <w:rPr>
          <w:rFonts w:hint="eastAsia"/>
          <w:sz w:val="24"/>
        </w:rPr>
        <w:t>甲方或甲方指定收货人签署上述签收单及检验合格报告的日期视为乙方正式交付货物的日期、以及验收通过的日期。</w:t>
      </w:r>
    </w:p>
    <w:p w14:paraId="35F2A1A2" w14:textId="77777777" w:rsidR="001C0629" w:rsidRDefault="00031510">
      <w:pPr>
        <w:pStyle w:val="1"/>
        <w:numPr>
          <w:ilvl w:val="0"/>
          <w:numId w:val="2"/>
        </w:numPr>
        <w:spacing w:line="500" w:lineRule="exact"/>
        <w:rPr>
          <w:sz w:val="24"/>
        </w:rPr>
      </w:pPr>
      <w:bookmarkStart w:id="75" w:name="_Toc135123324"/>
      <w:bookmarkStart w:id="76" w:name="_Toc109997452"/>
      <w:bookmarkStart w:id="77" w:name="_Ref118365039"/>
      <w:r>
        <w:rPr>
          <w:rFonts w:hint="eastAsia"/>
          <w:sz w:val="24"/>
        </w:rPr>
        <w:t>项目实施服务及验收要求</w:t>
      </w:r>
      <w:bookmarkEnd w:id="75"/>
      <w:bookmarkEnd w:id="76"/>
      <w:bookmarkEnd w:id="77"/>
    </w:p>
    <w:p w14:paraId="382F9779" w14:textId="77777777" w:rsidR="001C0629" w:rsidDel="004D5FC7" w:rsidRDefault="00031510">
      <w:pPr>
        <w:pStyle w:val="af9"/>
        <w:numPr>
          <w:ilvl w:val="0"/>
          <w:numId w:val="10"/>
        </w:numPr>
        <w:spacing w:line="360" w:lineRule="auto"/>
        <w:ind w:firstLineChars="0"/>
        <w:rPr>
          <w:del w:id="78" w:author="曲薇" w:date="2025-11-04T12:47:00Z"/>
          <w:sz w:val="24"/>
        </w:rPr>
      </w:pPr>
      <w:r>
        <w:rPr>
          <w:rFonts w:hint="eastAsia"/>
          <w:sz w:val="24"/>
        </w:rPr>
        <w:t>验收要求：</w:t>
      </w:r>
    </w:p>
    <w:p w14:paraId="14D2CBB6" w14:textId="4504EE5C" w:rsidR="001C0629" w:rsidRPr="004D5FC7" w:rsidDel="004D5FC7" w:rsidRDefault="00031510" w:rsidP="004D5FC7">
      <w:pPr>
        <w:pStyle w:val="af9"/>
        <w:numPr>
          <w:ilvl w:val="0"/>
          <w:numId w:val="10"/>
        </w:numPr>
        <w:spacing w:line="360" w:lineRule="auto"/>
        <w:ind w:firstLineChars="0"/>
        <w:rPr>
          <w:del w:id="79" w:author="曲薇" w:date="2025-11-04T12:47:00Z"/>
          <w:sz w:val="24"/>
          <w:rPrChange w:id="80" w:author="曲薇" w:date="2025-11-04T12:47:00Z">
            <w:rPr>
              <w:del w:id="81" w:author="曲薇" w:date="2025-11-04T12:47:00Z"/>
            </w:rPr>
          </w:rPrChange>
        </w:rPr>
        <w:pPrChange w:id="82" w:author="曲薇" w:date="2025-11-04T12:47:00Z">
          <w:pPr>
            <w:spacing w:line="360" w:lineRule="auto"/>
            <w:ind w:left="-142" w:firstLineChars="200" w:firstLine="480"/>
          </w:pPr>
        </w:pPrChange>
      </w:pPr>
      <w:r w:rsidRPr="004D5FC7">
        <w:rPr>
          <w:rFonts w:hint="eastAsia"/>
          <w:sz w:val="24"/>
          <w:rPrChange w:id="83" w:author="曲薇" w:date="2025-11-04T12:47:00Z">
            <w:rPr>
              <w:rFonts w:hint="eastAsia"/>
            </w:rPr>
          </w:rPrChange>
        </w:rPr>
        <w:t>按照</w:t>
      </w:r>
      <w:commentRangeStart w:id="84"/>
      <w:r w:rsidRPr="004D5FC7">
        <w:rPr>
          <w:rFonts w:hint="eastAsia"/>
          <w:sz w:val="24"/>
          <w:rPrChange w:id="85" w:author="曲薇" w:date="2025-11-04T12:47:00Z">
            <w:rPr>
              <w:rFonts w:hint="eastAsia"/>
            </w:rPr>
          </w:rPrChange>
        </w:rPr>
        <w:t>URS</w:t>
      </w:r>
      <w:commentRangeEnd w:id="84"/>
      <w:r w:rsidRPr="004D5FC7">
        <w:rPr>
          <w:sz w:val="24"/>
          <w:rPrChange w:id="86" w:author="曲薇" w:date="2025-11-04T12:47:00Z">
            <w:rPr>
              <w:rStyle w:val="af7"/>
            </w:rPr>
          </w:rPrChange>
        </w:rPr>
        <w:commentReference w:id="84"/>
      </w:r>
      <w:r w:rsidRPr="004D5FC7">
        <w:rPr>
          <w:rFonts w:hint="eastAsia"/>
          <w:sz w:val="24"/>
          <w:rPrChange w:id="87" w:author="曲薇" w:date="2025-11-04T12:47:00Z">
            <w:rPr>
              <w:rFonts w:hint="eastAsia"/>
            </w:rPr>
          </w:rPrChange>
        </w:rPr>
        <w:t>验收各功能项是否满足要求，如不满足按照</w:t>
      </w:r>
      <w:del w:id="88" w:author="liyuqi" w:date="2025-10-31T22:48:00Z">
        <w:r w:rsidRPr="004D5FC7">
          <w:rPr>
            <w:rFonts w:hint="eastAsia"/>
            <w:sz w:val="24"/>
            <w:rPrChange w:id="89" w:author="曲薇" w:date="2025-11-04T12:47:00Z">
              <w:rPr>
                <w:rFonts w:hint="eastAsia"/>
              </w:rPr>
            </w:rPrChange>
          </w:rPr>
          <w:delText>【</w:delText>
        </w:r>
        <w:r w:rsidRPr="004D5FC7">
          <w:rPr>
            <w:sz w:val="24"/>
            <w:rPrChange w:id="90" w:author="曲薇" w:date="2025-11-04T12:47:00Z">
              <w:rPr/>
            </w:rPrChange>
          </w:rPr>
          <w:fldChar w:fldCharType="begin"/>
        </w:r>
        <w:r w:rsidRPr="004D5FC7">
          <w:rPr>
            <w:sz w:val="24"/>
            <w:rPrChange w:id="91" w:author="曲薇" w:date="2025-11-04T12:47:00Z">
              <w:rPr/>
            </w:rPrChange>
          </w:rPr>
          <w:delInstrText xml:space="preserve"> </w:delInstrText>
        </w:r>
        <w:r w:rsidRPr="004D5FC7">
          <w:rPr>
            <w:rFonts w:hint="eastAsia"/>
            <w:sz w:val="24"/>
            <w:rPrChange w:id="92" w:author="曲薇" w:date="2025-11-04T12:47:00Z">
              <w:rPr>
                <w:rFonts w:hint="eastAsia"/>
              </w:rPr>
            </w:rPrChange>
          </w:rPr>
          <w:delInstrText>REF _Ref118362701 \r \h</w:delInstrText>
        </w:r>
        <w:r w:rsidRPr="004D5FC7">
          <w:rPr>
            <w:sz w:val="24"/>
            <w:rPrChange w:id="93" w:author="曲薇" w:date="2025-11-04T12:47:00Z">
              <w:rPr/>
            </w:rPrChange>
          </w:rPr>
          <w:delInstrText xml:space="preserve"> </w:delInstrText>
        </w:r>
        <w:r w:rsidRPr="004D5FC7">
          <w:rPr>
            <w:sz w:val="24"/>
            <w:rPrChange w:id="94" w:author="曲薇" w:date="2025-11-04T12:47:00Z">
              <w:rPr/>
            </w:rPrChange>
          </w:rPr>
        </w:r>
      </w:del>
      <w:r w:rsidR="004D5FC7">
        <w:rPr>
          <w:sz w:val="24"/>
        </w:rPr>
        <w:instrText xml:space="preserve"> \* MERGEFORMAT </w:instrText>
      </w:r>
      <w:del w:id="95" w:author="liyuqi" w:date="2025-10-31T22:48:00Z">
        <w:r w:rsidRPr="004D5FC7">
          <w:rPr>
            <w:sz w:val="24"/>
            <w:rPrChange w:id="96" w:author="曲薇" w:date="2025-11-04T12:47:00Z">
              <w:rPr/>
            </w:rPrChange>
          </w:rPr>
          <w:fldChar w:fldCharType="separate"/>
        </w:r>
        <w:r w:rsidRPr="004D5FC7">
          <w:rPr>
            <w:rFonts w:hint="eastAsia"/>
            <w:sz w:val="24"/>
            <w:rPrChange w:id="97" w:author="曲薇" w:date="2025-11-04T12:47:00Z">
              <w:rPr>
                <w:rFonts w:hint="eastAsia"/>
              </w:rPr>
            </w:rPrChange>
          </w:rPr>
          <w:delText>第十一条</w:delText>
        </w:r>
        <w:r w:rsidRPr="004D5FC7">
          <w:rPr>
            <w:sz w:val="24"/>
            <w:rPrChange w:id="98" w:author="曲薇" w:date="2025-11-04T12:47:00Z">
              <w:rPr/>
            </w:rPrChange>
          </w:rPr>
          <w:fldChar w:fldCharType="end"/>
        </w:r>
        <w:r w:rsidRPr="004D5FC7">
          <w:rPr>
            <w:rFonts w:hint="eastAsia"/>
            <w:sz w:val="24"/>
            <w:rPrChange w:id="99" w:author="曲薇" w:date="2025-11-04T12:47:00Z">
              <w:rPr>
                <w:rFonts w:hint="eastAsia"/>
              </w:rPr>
            </w:rPrChange>
          </w:rPr>
          <w:delText>】</w:delText>
        </w:r>
      </w:del>
      <w:r w:rsidRPr="004D5FC7">
        <w:rPr>
          <w:rFonts w:hint="eastAsia"/>
          <w:sz w:val="24"/>
          <w:rPrChange w:id="100" w:author="曲薇" w:date="2025-11-04T12:47:00Z">
            <w:rPr>
              <w:rFonts w:hint="eastAsia"/>
            </w:rPr>
          </w:rPrChange>
        </w:rPr>
        <w:t>违约</w:t>
      </w:r>
      <w:ins w:id="101" w:author="liyuqi" w:date="2025-10-31T22:48:00Z">
        <w:r w:rsidRPr="004D5FC7">
          <w:rPr>
            <w:rFonts w:hint="eastAsia"/>
            <w:sz w:val="24"/>
            <w:rPrChange w:id="102" w:author="曲薇" w:date="2025-11-04T12:47:00Z">
              <w:rPr>
                <w:rFonts w:hint="eastAsia"/>
              </w:rPr>
            </w:rPrChange>
          </w:rPr>
          <w:t>责任</w:t>
        </w:r>
      </w:ins>
      <w:r w:rsidRPr="004D5FC7">
        <w:rPr>
          <w:rFonts w:hint="eastAsia"/>
          <w:sz w:val="24"/>
          <w:rPrChange w:id="103" w:author="曲薇" w:date="2025-11-04T12:47:00Z">
            <w:rPr>
              <w:rFonts w:hint="eastAsia"/>
            </w:rPr>
          </w:rPrChange>
        </w:rPr>
        <w:t>相关</w:t>
      </w:r>
    </w:p>
    <w:p w14:paraId="5572973A" w14:textId="77777777" w:rsidR="001C0629" w:rsidRPr="004D5FC7" w:rsidDel="004D5FC7" w:rsidRDefault="00031510" w:rsidP="004D5FC7">
      <w:pPr>
        <w:pStyle w:val="af9"/>
        <w:ind w:firstLine="480"/>
        <w:rPr>
          <w:del w:id="104" w:author="曲薇" w:date="2025-11-04T12:47:00Z"/>
          <w:sz w:val="24"/>
          <w:rPrChange w:id="105" w:author="曲薇" w:date="2025-11-04T12:47:00Z">
            <w:rPr>
              <w:del w:id="106" w:author="曲薇" w:date="2025-11-04T12:47:00Z"/>
            </w:rPr>
          </w:rPrChange>
        </w:rPr>
        <w:pPrChange w:id="107" w:author="曲薇" w:date="2025-11-04T12:47:00Z">
          <w:pPr>
            <w:spacing w:line="360" w:lineRule="auto"/>
            <w:ind w:left="-142" w:firstLineChars="200" w:firstLine="480"/>
          </w:pPr>
        </w:pPrChange>
      </w:pPr>
      <w:r w:rsidRPr="004D5FC7">
        <w:rPr>
          <w:rFonts w:hint="eastAsia"/>
          <w:sz w:val="24"/>
          <w:rPrChange w:id="108" w:author="曲薇" w:date="2025-11-04T12:47:00Z">
            <w:rPr>
              <w:rFonts w:hint="eastAsia"/>
            </w:rPr>
          </w:rPrChange>
        </w:rPr>
        <w:t>条款规定处理，</w:t>
      </w:r>
      <w:r w:rsidRPr="004D5FC7">
        <w:rPr>
          <w:sz w:val="24"/>
          <w:rPrChange w:id="109" w:author="曲薇" w:date="2025-11-04T12:47:00Z">
            <w:rPr/>
          </w:rPrChange>
        </w:rPr>
        <w:t>如</w:t>
      </w:r>
      <w:r w:rsidRPr="004D5FC7">
        <w:rPr>
          <w:rFonts w:hint="eastAsia"/>
          <w:sz w:val="24"/>
          <w:rPrChange w:id="110" w:author="曲薇" w:date="2025-11-04T12:47:00Z">
            <w:rPr>
              <w:rFonts w:hint="eastAsia"/>
            </w:rPr>
          </w:rPrChange>
        </w:rPr>
        <w:t>项目</w:t>
      </w:r>
      <w:r w:rsidRPr="004D5FC7">
        <w:rPr>
          <w:sz w:val="24"/>
          <w:rPrChange w:id="111" w:author="曲薇" w:date="2025-11-04T12:47:00Z">
            <w:rPr/>
          </w:rPrChange>
        </w:rPr>
        <w:t>实施过程中</w:t>
      </w:r>
      <w:r w:rsidRPr="004D5FC7">
        <w:rPr>
          <w:rFonts w:hint="eastAsia"/>
          <w:sz w:val="24"/>
          <w:rPrChange w:id="112" w:author="曲薇" w:date="2025-11-04T12:47:00Z">
            <w:rPr>
              <w:rFonts w:hint="eastAsia"/>
            </w:rPr>
          </w:rPrChange>
        </w:rPr>
        <w:t>，实施</w:t>
      </w:r>
      <w:r w:rsidRPr="004D5FC7">
        <w:rPr>
          <w:sz w:val="24"/>
          <w:rPrChange w:id="113" w:author="曲薇" w:date="2025-11-04T12:47:00Z">
            <w:rPr/>
          </w:rPrChange>
        </w:rPr>
        <w:t>方案与</w:t>
      </w:r>
      <w:r w:rsidRPr="004D5FC7">
        <w:rPr>
          <w:sz w:val="24"/>
          <w:rPrChange w:id="114" w:author="曲薇" w:date="2025-11-04T12:47:00Z">
            <w:rPr/>
          </w:rPrChange>
        </w:rPr>
        <w:t>URS</w:t>
      </w:r>
      <w:r w:rsidRPr="004D5FC7">
        <w:rPr>
          <w:sz w:val="24"/>
          <w:rPrChange w:id="115" w:author="曲薇" w:date="2025-11-04T12:47:00Z">
            <w:rPr/>
          </w:rPrChange>
        </w:rPr>
        <w:t>有偏差，按照双方</w:t>
      </w:r>
      <w:r w:rsidRPr="004D5FC7">
        <w:rPr>
          <w:rFonts w:hint="eastAsia"/>
          <w:sz w:val="24"/>
          <w:rPrChange w:id="116" w:author="曲薇" w:date="2025-11-04T12:47:00Z">
            <w:rPr>
              <w:rFonts w:hint="eastAsia"/>
            </w:rPr>
          </w:rPrChange>
        </w:rPr>
        <w:t>书面</w:t>
      </w:r>
    </w:p>
    <w:p w14:paraId="28206FA7" w14:textId="77777777" w:rsidR="001C0629" w:rsidRPr="004D5FC7" w:rsidRDefault="00031510" w:rsidP="004D5FC7">
      <w:pPr>
        <w:pStyle w:val="af9"/>
        <w:numPr>
          <w:ilvl w:val="0"/>
          <w:numId w:val="10"/>
        </w:numPr>
        <w:spacing w:line="360" w:lineRule="auto"/>
        <w:ind w:firstLineChars="0"/>
        <w:rPr>
          <w:sz w:val="24"/>
          <w:rPrChange w:id="117" w:author="曲薇" w:date="2025-11-04T12:47:00Z">
            <w:rPr/>
          </w:rPrChange>
        </w:rPr>
        <w:pPrChange w:id="118" w:author="曲薇" w:date="2025-11-04T12:47:00Z">
          <w:pPr>
            <w:spacing w:line="360" w:lineRule="auto"/>
            <w:ind w:left="-142" w:firstLineChars="200" w:firstLine="480"/>
          </w:pPr>
        </w:pPrChange>
      </w:pPr>
      <w:r w:rsidRPr="004D5FC7">
        <w:rPr>
          <w:sz w:val="24"/>
          <w:rPrChange w:id="119" w:author="曲薇" w:date="2025-11-04T12:47:00Z">
            <w:rPr/>
          </w:rPrChange>
        </w:rPr>
        <w:t>认可的方案进行验收。</w:t>
      </w:r>
      <w:r w:rsidRPr="004D5FC7">
        <w:rPr>
          <w:rFonts w:hint="eastAsia"/>
          <w:sz w:val="24"/>
          <w:rPrChange w:id="120" w:author="曲薇" w:date="2025-11-04T12:47:00Z">
            <w:rPr>
              <w:rFonts w:hint="eastAsia"/>
            </w:rPr>
          </w:rPrChange>
        </w:rPr>
        <w:t>但对于隐蔽瑕疵或乙方明知提供的服务或硬件存在缺陷仍向甲方提供的，不受上述验收的限制，甲方有权要求乙方按合同总金额的</w:t>
      </w:r>
      <w:r w:rsidRPr="004D5FC7">
        <w:rPr>
          <w:rFonts w:hint="eastAsia"/>
          <w:sz w:val="24"/>
          <w:rPrChange w:id="121" w:author="曲薇" w:date="2025-11-04T12:47:00Z">
            <w:rPr>
              <w:rFonts w:hint="eastAsia"/>
            </w:rPr>
          </w:rPrChange>
        </w:rPr>
        <w:t>20%</w:t>
      </w:r>
      <w:r w:rsidRPr="004D5FC7">
        <w:rPr>
          <w:rFonts w:hint="eastAsia"/>
          <w:sz w:val="24"/>
          <w:rPrChange w:id="122" w:author="曲薇" w:date="2025-11-04T12:47:00Z">
            <w:rPr>
              <w:rFonts w:hint="eastAsia"/>
            </w:rPr>
          </w:rPrChange>
        </w:rPr>
        <w:t>支付违约金，并可要求乙方积极采取补救措施避免扩大损失，</w:t>
      </w:r>
      <w:r w:rsidRPr="004D5FC7">
        <w:rPr>
          <w:rFonts w:hint="eastAsia"/>
          <w:sz w:val="24"/>
          <w:rPrChange w:id="123" w:author="曲薇" w:date="2025-11-04T12:47:00Z">
            <w:rPr>
              <w:rFonts w:hint="eastAsia"/>
            </w:rPr>
          </w:rPrChange>
        </w:rPr>
        <w:t>且甲方还有权决定是否解除本合同。</w:t>
      </w:r>
    </w:p>
    <w:p w14:paraId="7F681C80" w14:textId="77777777" w:rsidR="001C0629" w:rsidRDefault="00031510">
      <w:pPr>
        <w:pStyle w:val="af9"/>
        <w:numPr>
          <w:ilvl w:val="0"/>
          <w:numId w:val="10"/>
        </w:numPr>
        <w:spacing w:line="360" w:lineRule="auto"/>
        <w:ind w:firstLineChars="0"/>
        <w:rPr>
          <w:sz w:val="24"/>
        </w:rPr>
      </w:pPr>
      <w:r>
        <w:rPr>
          <w:rFonts w:hint="eastAsia"/>
          <w:sz w:val="24"/>
        </w:rPr>
        <w:t>验</w:t>
      </w:r>
      <w:r>
        <w:rPr>
          <w:rFonts w:hint="eastAsia"/>
          <w:sz w:val="24"/>
        </w:rPr>
        <w:t>收硬件数量、授权数量与采购数量一致、实施文档、高可用架构等。</w:t>
      </w:r>
    </w:p>
    <w:p w14:paraId="581A5B9A" w14:textId="77777777" w:rsidR="001C0629" w:rsidRDefault="00031510">
      <w:pPr>
        <w:pStyle w:val="af9"/>
        <w:numPr>
          <w:ilvl w:val="0"/>
          <w:numId w:val="10"/>
        </w:numPr>
        <w:spacing w:line="360" w:lineRule="auto"/>
        <w:ind w:firstLineChars="0"/>
        <w:rPr>
          <w:sz w:val="24"/>
        </w:rPr>
      </w:pPr>
      <w:r>
        <w:rPr>
          <w:rFonts w:hint="eastAsia"/>
          <w:sz w:val="24"/>
        </w:rPr>
        <w:t>所开发软件模块及功能性要求详见附件《</w:t>
      </w:r>
      <w:commentRangeStart w:id="124"/>
      <w:r>
        <w:rPr>
          <w:rFonts w:hint="eastAsia"/>
          <w:sz w:val="24"/>
        </w:rPr>
        <w:t>项目</w:t>
      </w:r>
      <w:r>
        <w:rPr>
          <w:rFonts w:hint="eastAsia"/>
          <w:sz w:val="24"/>
        </w:rPr>
        <w:t>URS</w:t>
      </w:r>
      <w:r>
        <w:rPr>
          <w:rFonts w:hint="eastAsia"/>
          <w:sz w:val="24"/>
        </w:rPr>
        <w:t>需求说明</w:t>
      </w:r>
      <w:commentRangeEnd w:id="124"/>
      <w:r>
        <w:rPr>
          <w:rStyle w:val="af7"/>
        </w:rPr>
        <w:commentReference w:id="124"/>
      </w:r>
      <w:r>
        <w:rPr>
          <w:rFonts w:hint="eastAsia"/>
          <w:sz w:val="24"/>
        </w:rPr>
        <w:t>》</w:t>
      </w:r>
      <w:r>
        <w:rPr>
          <w:rStyle w:val="af7"/>
        </w:rPr>
        <w:commentReference w:id="125"/>
      </w:r>
      <w:r>
        <w:rPr>
          <w:rFonts w:hint="eastAsia"/>
          <w:sz w:val="24"/>
        </w:rPr>
        <w:t>，作为本合同验收标准。乙方为开发软件所作的需求说明书、概要设计说明书和详细设计说明书等应先经甲方的审核和认可，双方签字后，可作为本合同的附件，与本合同具有同等效力。甲方对上述说明书的签字认可，仅代表对上述说明书中开发软件的适用性、需求性、可用性等的审核。甲方并不对说明书中的技术问题进行审核。如说明书中出现任何与乙方设计相关的技术问题或技术调整，</w:t>
      </w:r>
      <w:r>
        <w:rPr>
          <w:rFonts w:hint="eastAsia"/>
          <w:sz w:val="24"/>
        </w:rPr>
        <w:t>仍由乙方承担责任。甲方有权聘请第三方作为本软件开发的监理。如甲方指定了第三方作为甲方的监理，依甲方的授权，该监理享有与本合同中所约定的甲方同等的权利，以监理本项目的进行。</w:t>
      </w:r>
    </w:p>
    <w:p w14:paraId="6DC3CD70" w14:textId="77777777" w:rsidR="001C0629" w:rsidRDefault="00031510">
      <w:pPr>
        <w:pStyle w:val="af9"/>
        <w:numPr>
          <w:ilvl w:val="0"/>
          <w:numId w:val="10"/>
        </w:numPr>
        <w:spacing w:line="360" w:lineRule="auto"/>
        <w:ind w:firstLineChars="0"/>
        <w:rPr>
          <w:sz w:val="24"/>
        </w:rPr>
      </w:pPr>
      <w:r>
        <w:rPr>
          <w:rFonts w:hint="eastAsia"/>
          <w:sz w:val="24"/>
        </w:rPr>
        <w:t>甲方有权在合同履行过程中以书面形式向乙方提出部分项目的变更，乙方应当在【</w:t>
      </w:r>
      <w:r>
        <w:rPr>
          <w:rFonts w:hint="eastAsia"/>
          <w:sz w:val="24"/>
        </w:rPr>
        <w:t>5</w:t>
      </w:r>
      <w:r>
        <w:rPr>
          <w:rFonts w:hint="eastAsia"/>
          <w:sz w:val="24"/>
        </w:rPr>
        <w:t>】</w:t>
      </w:r>
      <w:proofErr w:type="gramStart"/>
      <w:r>
        <w:rPr>
          <w:rFonts w:hint="eastAsia"/>
          <w:sz w:val="24"/>
        </w:rPr>
        <w:t>个</w:t>
      </w:r>
      <w:proofErr w:type="gramEnd"/>
      <w:r>
        <w:rPr>
          <w:rFonts w:hint="eastAsia"/>
          <w:sz w:val="24"/>
        </w:rPr>
        <w:t>工作日内对此</w:t>
      </w:r>
      <w:proofErr w:type="gramStart"/>
      <w:r>
        <w:rPr>
          <w:rFonts w:hint="eastAsia"/>
          <w:sz w:val="24"/>
        </w:rPr>
        <w:t>作出</w:t>
      </w:r>
      <w:proofErr w:type="gramEnd"/>
      <w:r>
        <w:rPr>
          <w:rFonts w:hint="eastAsia"/>
          <w:sz w:val="24"/>
        </w:rPr>
        <w:t>书面回复，其内容包括该变更对合同价格、项目交付日期、软件的系统性能、项目技术参数的影响和变化以及对合同条款的影响等。如乙方在上述期限内未回复，视为接受甲方提出的变更要求。</w:t>
      </w:r>
    </w:p>
    <w:p w14:paraId="0BAD3049" w14:textId="77777777" w:rsidR="001C0629" w:rsidRDefault="00031510">
      <w:pPr>
        <w:pStyle w:val="af9"/>
        <w:numPr>
          <w:ilvl w:val="0"/>
          <w:numId w:val="10"/>
        </w:numPr>
        <w:spacing w:line="360" w:lineRule="auto"/>
        <w:ind w:firstLineChars="0"/>
        <w:rPr>
          <w:sz w:val="24"/>
        </w:rPr>
      </w:pPr>
      <w:r>
        <w:rPr>
          <w:rFonts w:hint="eastAsia"/>
          <w:sz w:val="24"/>
        </w:rPr>
        <w:t>根据甲方项目需求变化，甲方可提前终止本合同，但应书面通知乙方，并按照乙方已</w:t>
      </w:r>
      <w:r>
        <w:rPr>
          <w:rFonts w:hint="eastAsia"/>
          <w:sz w:val="24"/>
        </w:rPr>
        <w:t>完成并</w:t>
      </w:r>
      <w:ins w:id="126" w:author="Hansoh Minghui" w:date="2025-10-15T10:44:00Z">
        <w:r>
          <w:rPr>
            <w:rFonts w:hint="eastAsia"/>
            <w:sz w:val="24"/>
          </w:rPr>
          <w:t>经</w:t>
        </w:r>
      </w:ins>
      <w:del w:id="127" w:author="Hansoh Minghui" w:date="2025-10-15T10:44:00Z">
        <w:r>
          <w:rPr>
            <w:rFonts w:hint="eastAsia"/>
            <w:sz w:val="24"/>
          </w:rPr>
          <w:delText>提</w:delText>
        </w:r>
      </w:del>
      <w:del w:id="128" w:author="Hansoh Minghui" w:date="2025-10-15T10:43:00Z">
        <w:r>
          <w:rPr>
            <w:rFonts w:hint="eastAsia"/>
            <w:sz w:val="24"/>
          </w:rPr>
          <w:delText>交</w:delText>
        </w:r>
      </w:del>
      <w:r>
        <w:rPr>
          <w:rFonts w:hint="eastAsia"/>
          <w:sz w:val="24"/>
        </w:rPr>
        <w:t>甲方</w:t>
      </w:r>
      <w:ins w:id="129" w:author="Hansoh Minghui" w:date="2025-10-15T10:44:00Z">
        <w:r>
          <w:rPr>
            <w:rFonts w:hint="eastAsia"/>
            <w:sz w:val="24"/>
          </w:rPr>
          <w:t>验收确认</w:t>
        </w:r>
      </w:ins>
      <w:r>
        <w:rPr>
          <w:rFonts w:hint="eastAsia"/>
          <w:sz w:val="24"/>
        </w:rPr>
        <w:t>的工作成果支付对应的费用；双方就此互不追究合同终止的违约责任。</w:t>
      </w:r>
    </w:p>
    <w:p w14:paraId="0E2217E5" w14:textId="77777777" w:rsidR="001C0629" w:rsidRDefault="00031510">
      <w:pPr>
        <w:pStyle w:val="1"/>
        <w:numPr>
          <w:ilvl w:val="0"/>
          <w:numId w:val="2"/>
        </w:numPr>
        <w:spacing w:line="500" w:lineRule="exact"/>
        <w:rPr>
          <w:sz w:val="24"/>
        </w:rPr>
      </w:pPr>
      <w:bookmarkStart w:id="130" w:name="_Toc109997453"/>
      <w:bookmarkStart w:id="131" w:name="_Toc135123325"/>
      <w:r>
        <w:rPr>
          <w:rFonts w:hint="eastAsia"/>
          <w:sz w:val="24"/>
        </w:rPr>
        <w:lastRenderedPageBreak/>
        <w:t>质保与运维</w:t>
      </w:r>
      <w:bookmarkEnd w:id="130"/>
      <w:bookmarkEnd w:id="131"/>
    </w:p>
    <w:p w14:paraId="4CFB6895" w14:textId="77777777" w:rsidR="001C0629" w:rsidDel="004D5FC7" w:rsidRDefault="00031510">
      <w:pPr>
        <w:pStyle w:val="af9"/>
        <w:widowControl/>
        <w:numPr>
          <w:ilvl w:val="0"/>
          <w:numId w:val="11"/>
        </w:numPr>
        <w:autoSpaceDE w:val="0"/>
        <w:autoSpaceDN w:val="0"/>
        <w:spacing w:line="360" w:lineRule="auto"/>
        <w:ind w:firstLineChars="0"/>
        <w:textAlignment w:val="bottom"/>
        <w:rPr>
          <w:del w:id="132" w:author="曲薇" w:date="2025-11-04T12:49:00Z"/>
          <w:sz w:val="24"/>
        </w:rPr>
      </w:pPr>
      <w:r>
        <w:rPr>
          <w:sz w:val="24"/>
        </w:rPr>
        <w:t>乙方对于</w:t>
      </w:r>
      <w:r>
        <w:rPr>
          <w:rFonts w:hint="eastAsia"/>
          <w:sz w:val="24"/>
        </w:rPr>
        <w:t>产品</w:t>
      </w:r>
      <w:r>
        <w:rPr>
          <w:sz w:val="24"/>
        </w:rPr>
        <w:t>向</w:t>
      </w:r>
      <w:r>
        <w:rPr>
          <w:rFonts w:hint="eastAsia"/>
          <w:sz w:val="24"/>
        </w:rPr>
        <w:t>甲方</w:t>
      </w:r>
      <w:r>
        <w:rPr>
          <w:sz w:val="24"/>
        </w:rPr>
        <w:t>提供</w:t>
      </w:r>
      <w:r>
        <w:rPr>
          <w:rFonts w:hint="eastAsia"/>
          <w:sz w:val="24"/>
        </w:rPr>
        <w:t>【</w:t>
      </w:r>
      <w:r>
        <w:rPr>
          <w:sz w:val="24"/>
          <w:u w:val="single"/>
        </w:rPr>
        <w:t xml:space="preserve">     </w:t>
      </w:r>
      <w:r>
        <w:rPr>
          <w:rFonts w:hint="eastAsia"/>
          <w:sz w:val="24"/>
          <w:u w:val="single"/>
        </w:rPr>
        <w:t>】</w:t>
      </w:r>
      <w:r>
        <w:rPr>
          <w:rFonts w:hint="eastAsia"/>
          <w:sz w:val="24"/>
          <w:highlight w:val="yellow"/>
        </w:rPr>
        <w:t>年</w:t>
      </w:r>
      <w:r>
        <w:rPr>
          <w:sz w:val="24"/>
          <w:highlight w:val="yellow"/>
        </w:rPr>
        <w:t>原厂</w:t>
      </w:r>
      <w:commentRangeStart w:id="133"/>
      <w:r>
        <w:rPr>
          <w:rFonts w:hint="eastAsia"/>
          <w:sz w:val="24"/>
        </w:rPr>
        <w:t>免费质保</w:t>
      </w:r>
      <w:r>
        <w:rPr>
          <w:rFonts w:hint="eastAsia"/>
          <w:sz w:val="24"/>
        </w:rPr>
        <w:t>/</w:t>
      </w:r>
      <w:r>
        <w:rPr>
          <w:rFonts w:hint="eastAsia"/>
          <w:sz w:val="24"/>
        </w:rPr>
        <w:t>运维服务</w:t>
      </w:r>
      <w:commentRangeEnd w:id="133"/>
      <w:r>
        <w:commentReference w:id="133"/>
      </w:r>
      <w:r>
        <w:rPr>
          <w:rFonts w:hint="eastAsia"/>
          <w:sz w:val="24"/>
        </w:rPr>
        <w:t>，质保</w:t>
      </w:r>
      <w:r>
        <w:rPr>
          <w:rFonts w:hint="eastAsia"/>
          <w:sz w:val="24"/>
        </w:rPr>
        <w:t>/</w:t>
      </w:r>
      <w:r>
        <w:rPr>
          <w:rFonts w:hint="eastAsia"/>
          <w:sz w:val="24"/>
        </w:rPr>
        <w:t>运维期为</w:t>
      </w:r>
      <w:r>
        <w:rPr>
          <w:rFonts w:hint="eastAsia"/>
          <w:sz w:val="24"/>
          <w:highlight w:val="yellow"/>
          <w:u w:val="single"/>
        </w:rPr>
        <w:t>【</w:t>
      </w:r>
      <w:r>
        <w:rPr>
          <w:sz w:val="24"/>
          <w:highlight w:val="yellow"/>
          <w:u w:val="single"/>
        </w:rPr>
        <w:t>####</w:t>
      </w:r>
      <w:r>
        <w:rPr>
          <w:rFonts w:hint="eastAsia"/>
          <w:sz w:val="24"/>
          <w:highlight w:val="yellow"/>
          <w:u w:val="single"/>
        </w:rPr>
        <w:t>】</w:t>
      </w:r>
      <w:proofErr w:type="gramStart"/>
      <w:r>
        <w:rPr>
          <w:rFonts w:hint="eastAsia"/>
          <w:sz w:val="24"/>
          <w:highlight w:val="yellow"/>
        </w:rPr>
        <w:t>个</w:t>
      </w:r>
      <w:proofErr w:type="gramEnd"/>
      <w:r>
        <w:rPr>
          <w:rFonts w:hint="eastAsia"/>
          <w:sz w:val="24"/>
          <w:highlight w:val="yellow"/>
        </w:rPr>
        <w:t>月</w:t>
      </w:r>
      <w:r>
        <w:rPr>
          <w:rFonts w:hint="eastAsia"/>
          <w:sz w:val="24"/>
        </w:rPr>
        <w:t>，</w:t>
      </w:r>
      <w:r>
        <w:rPr>
          <w:sz w:val="24"/>
        </w:rPr>
        <w:t>自</w:t>
      </w:r>
      <w:r>
        <w:rPr>
          <w:rFonts w:hint="eastAsia"/>
          <w:sz w:val="24"/>
          <w:highlight w:val="yellow"/>
          <w:u w:val="single"/>
        </w:rPr>
        <w:t>【项目验收合格】</w:t>
      </w:r>
      <w:r>
        <w:rPr>
          <w:rFonts w:hint="eastAsia"/>
          <w:sz w:val="24"/>
          <w:highlight w:val="yellow"/>
        </w:rPr>
        <w:t>起</w:t>
      </w:r>
      <w:r>
        <w:rPr>
          <w:rFonts w:hint="eastAsia"/>
          <w:sz w:val="24"/>
        </w:rPr>
        <w:t>算；</w:t>
      </w:r>
    </w:p>
    <w:p w14:paraId="57242220" w14:textId="77777777" w:rsidR="001C0629" w:rsidRPr="004D5FC7" w:rsidRDefault="00031510" w:rsidP="004D5FC7">
      <w:pPr>
        <w:pStyle w:val="af9"/>
        <w:widowControl/>
        <w:numPr>
          <w:ilvl w:val="0"/>
          <w:numId w:val="11"/>
        </w:numPr>
        <w:autoSpaceDE w:val="0"/>
        <w:autoSpaceDN w:val="0"/>
        <w:spacing w:line="360" w:lineRule="auto"/>
        <w:ind w:firstLineChars="0"/>
        <w:textAlignment w:val="bottom"/>
        <w:rPr>
          <w:sz w:val="24"/>
          <w:rPrChange w:id="135" w:author="曲薇" w:date="2025-11-04T12:49:00Z">
            <w:rPr/>
          </w:rPrChange>
        </w:rPr>
        <w:pPrChange w:id="136" w:author="曲薇" w:date="2025-11-04T12:49:00Z">
          <w:pPr>
            <w:widowControl/>
            <w:autoSpaceDE w:val="0"/>
            <w:autoSpaceDN w:val="0"/>
            <w:spacing w:line="360" w:lineRule="auto"/>
            <w:ind w:leftChars="200" w:left="420"/>
            <w:textAlignment w:val="bottom"/>
          </w:pPr>
        </w:pPrChange>
      </w:pPr>
      <w:r w:rsidRPr="004D5FC7">
        <w:rPr>
          <w:rFonts w:hint="eastAsia"/>
          <w:sz w:val="24"/>
          <w:rPrChange w:id="137" w:author="曲薇" w:date="2025-11-04T12:49:00Z">
            <w:rPr>
              <w:rFonts w:hint="eastAsia"/>
            </w:rPr>
          </w:rPrChange>
        </w:rPr>
        <w:t>质保</w:t>
      </w:r>
      <w:r w:rsidRPr="004D5FC7">
        <w:rPr>
          <w:rFonts w:hint="eastAsia"/>
          <w:sz w:val="24"/>
          <w:rPrChange w:id="138" w:author="曲薇" w:date="2025-11-04T12:49:00Z">
            <w:rPr>
              <w:rFonts w:hint="eastAsia"/>
            </w:rPr>
          </w:rPrChange>
        </w:rPr>
        <w:t>/</w:t>
      </w:r>
      <w:r w:rsidRPr="004D5FC7">
        <w:rPr>
          <w:rFonts w:hint="eastAsia"/>
          <w:sz w:val="24"/>
          <w:rPrChange w:id="139" w:author="曲薇" w:date="2025-11-04T12:49:00Z">
            <w:rPr>
              <w:rFonts w:hint="eastAsia"/>
            </w:rPr>
          </w:rPrChange>
        </w:rPr>
        <w:t>运维期内乙方提供的电话服务、电话响应、远程桌面响应，具体要求详见附件</w:t>
      </w:r>
      <w:commentRangeStart w:id="140"/>
      <w:r w:rsidRPr="004D5FC7">
        <w:rPr>
          <w:rFonts w:hint="eastAsia"/>
          <w:sz w:val="24"/>
          <w:highlight w:val="yellow"/>
          <w:rPrChange w:id="141" w:author="曲薇" w:date="2025-11-04T12:49:00Z">
            <w:rPr>
              <w:rFonts w:hint="eastAsia"/>
              <w:highlight w:val="yellow"/>
            </w:rPr>
          </w:rPrChange>
        </w:rPr>
        <w:t>《服务等级</w:t>
      </w:r>
      <w:r w:rsidRPr="004D5FC7">
        <w:rPr>
          <w:sz w:val="24"/>
          <w:highlight w:val="yellow"/>
          <w:rPrChange w:id="142" w:author="曲薇" w:date="2025-11-04T12:49:00Z">
            <w:rPr>
              <w:highlight w:val="yellow"/>
            </w:rPr>
          </w:rPrChange>
        </w:rPr>
        <w:t>协议</w:t>
      </w:r>
      <w:r w:rsidRPr="004D5FC7">
        <w:rPr>
          <w:rFonts w:hint="eastAsia"/>
          <w:sz w:val="24"/>
          <w:highlight w:val="yellow"/>
          <w:rPrChange w:id="143" w:author="曲薇" w:date="2025-11-04T12:49:00Z">
            <w:rPr>
              <w:rFonts w:hint="eastAsia"/>
              <w:highlight w:val="yellow"/>
            </w:rPr>
          </w:rPrChange>
        </w:rPr>
        <w:t>（</w:t>
      </w:r>
      <w:r w:rsidRPr="004D5FC7">
        <w:rPr>
          <w:rFonts w:hint="eastAsia"/>
          <w:sz w:val="24"/>
          <w:highlight w:val="yellow"/>
          <w:rPrChange w:id="144" w:author="曲薇" w:date="2025-11-04T12:49:00Z">
            <w:rPr>
              <w:rFonts w:hint="eastAsia"/>
              <w:highlight w:val="yellow"/>
            </w:rPr>
          </w:rPrChange>
        </w:rPr>
        <w:t>S</w:t>
      </w:r>
      <w:r w:rsidRPr="004D5FC7">
        <w:rPr>
          <w:sz w:val="24"/>
          <w:highlight w:val="yellow"/>
          <w:rPrChange w:id="145" w:author="曲薇" w:date="2025-11-04T12:49:00Z">
            <w:rPr>
              <w:highlight w:val="yellow"/>
            </w:rPr>
          </w:rPrChange>
        </w:rPr>
        <w:t>LA</w:t>
      </w:r>
      <w:r w:rsidRPr="004D5FC7">
        <w:rPr>
          <w:rFonts w:hint="eastAsia"/>
          <w:sz w:val="24"/>
          <w:highlight w:val="yellow"/>
          <w:rPrChange w:id="146" w:author="曲薇" w:date="2025-11-04T12:49:00Z">
            <w:rPr>
              <w:rFonts w:hint="eastAsia"/>
              <w:highlight w:val="yellow"/>
            </w:rPr>
          </w:rPrChange>
        </w:rPr>
        <w:t>）</w:t>
      </w:r>
      <w:r w:rsidRPr="004D5FC7">
        <w:rPr>
          <w:sz w:val="24"/>
          <w:highlight w:val="yellow"/>
          <w:rPrChange w:id="147" w:author="曲薇" w:date="2025-11-04T12:49:00Z">
            <w:rPr>
              <w:highlight w:val="yellow"/>
            </w:rPr>
          </w:rPrChange>
        </w:rPr>
        <w:t>》</w:t>
      </w:r>
      <w:commentRangeEnd w:id="140"/>
      <w:r>
        <w:rPr>
          <w:rStyle w:val="af7"/>
        </w:rPr>
        <w:commentReference w:id="140"/>
      </w:r>
      <w:r w:rsidRPr="004D5FC7">
        <w:rPr>
          <w:rFonts w:hint="eastAsia"/>
          <w:sz w:val="24"/>
          <w:highlight w:val="yellow"/>
          <w:rPrChange w:id="148" w:author="曲薇" w:date="2025-11-04T12:49:00Z">
            <w:rPr>
              <w:rFonts w:hint="eastAsia"/>
              <w:highlight w:val="yellow"/>
            </w:rPr>
          </w:rPrChange>
        </w:rPr>
        <w:t>的</w:t>
      </w:r>
      <w:r w:rsidRPr="004D5FC7">
        <w:rPr>
          <w:sz w:val="24"/>
          <w:highlight w:val="yellow"/>
          <w:rPrChange w:id="149" w:author="曲薇" w:date="2025-11-04T12:49:00Z">
            <w:rPr>
              <w:highlight w:val="yellow"/>
            </w:rPr>
          </w:rPrChange>
        </w:rPr>
        <w:t>方式</w:t>
      </w:r>
      <w:r w:rsidRPr="004D5FC7">
        <w:rPr>
          <w:rFonts w:hint="eastAsia"/>
          <w:sz w:val="24"/>
          <w:highlight w:val="yellow"/>
          <w:rPrChange w:id="150" w:author="曲薇" w:date="2025-11-04T12:49:00Z">
            <w:rPr>
              <w:rFonts w:hint="eastAsia"/>
              <w:highlight w:val="yellow"/>
            </w:rPr>
          </w:rPrChange>
        </w:rPr>
        <w:t>约定内容</w:t>
      </w:r>
      <w:r w:rsidRPr="004D5FC7">
        <w:rPr>
          <w:sz w:val="24"/>
          <w:highlight w:val="yellow"/>
          <w:rPrChange w:id="151" w:author="曲薇" w:date="2025-11-04T12:49:00Z">
            <w:rPr>
              <w:highlight w:val="yellow"/>
            </w:rPr>
          </w:rPrChange>
        </w:rPr>
        <w:t>。</w:t>
      </w:r>
    </w:p>
    <w:p w14:paraId="04AF5338" w14:textId="77777777" w:rsidR="001C0629" w:rsidRDefault="00031510">
      <w:pPr>
        <w:pStyle w:val="af9"/>
        <w:widowControl/>
        <w:numPr>
          <w:ilvl w:val="0"/>
          <w:numId w:val="11"/>
        </w:numPr>
        <w:autoSpaceDE w:val="0"/>
        <w:autoSpaceDN w:val="0"/>
        <w:spacing w:line="360" w:lineRule="auto"/>
        <w:ind w:firstLineChars="0"/>
        <w:textAlignment w:val="bottom"/>
        <w:rPr>
          <w:sz w:val="24"/>
        </w:rPr>
      </w:pPr>
      <w:r>
        <w:rPr>
          <w:rFonts w:hint="eastAsia"/>
          <w:sz w:val="24"/>
        </w:rPr>
        <w:t>质</w:t>
      </w:r>
      <w:r>
        <w:rPr>
          <w:rFonts w:hint="eastAsia"/>
          <w:sz w:val="24"/>
        </w:rPr>
        <w:t>保</w:t>
      </w:r>
      <w:r>
        <w:rPr>
          <w:rFonts w:hint="eastAsia"/>
          <w:sz w:val="24"/>
        </w:rPr>
        <w:t>/</w:t>
      </w:r>
      <w:r>
        <w:rPr>
          <w:rFonts w:hint="eastAsia"/>
          <w:sz w:val="24"/>
        </w:rPr>
        <w:t>运维期内乙方对产品运行过程中出现的故障指派专业技术人员进行排查：</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17"/>
        <w:gridCol w:w="2552"/>
      </w:tblGrid>
      <w:tr w:rsidR="001C0629" w14:paraId="3B7C08E9" w14:textId="77777777">
        <w:tc>
          <w:tcPr>
            <w:tcW w:w="1560" w:type="dxa"/>
            <w:shd w:val="clear" w:color="auto" w:fill="auto"/>
          </w:tcPr>
          <w:p w14:paraId="5518342E" w14:textId="77777777" w:rsidR="001C0629" w:rsidRDefault="001C0629">
            <w:pPr>
              <w:widowControl/>
              <w:autoSpaceDE w:val="0"/>
              <w:autoSpaceDN w:val="0"/>
              <w:spacing w:line="360" w:lineRule="auto"/>
              <w:jc w:val="center"/>
              <w:textAlignment w:val="bottom"/>
              <w:rPr>
                <w:sz w:val="24"/>
              </w:rPr>
            </w:pPr>
          </w:p>
        </w:tc>
        <w:tc>
          <w:tcPr>
            <w:tcW w:w="1417" w:type="dxa"/>
            <w:shd w:val="clear" w:color="auto" w:fill="auto"/>
          </w:tcPr>
          <w:p w14:paraId="1C96A254" w14:textId="77777777" w:rsidR="001C0629" w:rsidRDefault="00031510">
            <w:pPr>
              <w:widowControl/>
              <w:autoSpaceDE w:val="0"/>
              <w:autoSpaceDN w:val="0"/>
              <w:spacing w:line="360" w:lineRule="auto"/>
              <w:jc w:val="center"/>
              <w:textAlignment w:val="bottom"/>
              <w:rPr>
                <w:sz w:val="24"/>
              </w:rPr>
            </w:pPr>
            <w:r>
              <w:rPr>
                <w:rFonts w:hint="eastAsia"/>
                <w:sz w:val="24"/>
              </w:rPr>
              <w:t>姓名</w:t>
            </w:r>
          </w:p>
        </w:tc>
        <w:tc>
          <w:tcPr>
            <w:tcW w:w="2552" w:type="dxa"/>
            <w:shd w:val="clear" w:color="auto" w:fill="auto"/>
          </w:tcPr>
          <w:p w14:paraId="59DE2D48" w14:textId="77777777" w:rsidR="001C0629" w:rsidRDefault="00031510">
            <w:pPr>
              <w:widowControl/>
              <w:autoSpaceDE w:val="0"/>
              <w:autoSpaceDN w:val="0"/>
              <w:spacing w:line="360" w:lineRule="auto"/>
              <w:jc w:val="center"/>
              <w:textAlignment w:val="bottom"/>
              <w:rPr>
                <w:sz w:val="24"/>
              </w:rPr>
            </w:pPr>
            <w:r>
              <w:rPr>
                <w:rFonts w:hint="eastAsia"/>
                <w:sz w:val="24"/>
              </w:rPr>
              <w:t>联系方式</w:t>
            </w:r>
          </w:p>
        </w:tc>
      </w:tr>
      <w:tr w:rsidR="001C0629" w14:paraId="389E378D" w14:textId="77777777">
        <w:tc>
          <w:tcPr>
            <w:tcW w:w="1560" w:type="dxa"/>
            <w:shd w:val="clear" w:color="auto" w:fill="auto"/>
          </w:tcPr>
          <w:p w14:paraId="206E9FBF" w14:textId="77777777" w:rsidR="001C0629" w:rsidRDefault="00031510">
            <w:pPr>
              <w:widowControl/>
              <w:autoSpaceDE w:val="0"/>
              <w:autoSpaceDN w:val="0"/>
              <w:spacing w:line="360" w:lineRule="auto"/>
              <w:jc w:val="center"/>
              <w:textAlignment w:val="bottom"/>
              <w:rPr>
                <w:sz w:val="24"/>
              </w:rPr>
            </w:pPr>
            <w:r>
              <w:rPr>
                <w:rFonts w:hint="eastAsia"/>
                <w:sz w:val="24"/>
              </w:rPr>
              <w:t>第一对接人</w:t>
            </w:r>
          </w:p>
        </w:tc>
        <w:tc>
          <w:tcPr>
            <w:tcW w:w="1417" w:type="dxa"/>
            <w:shd w:val="clear" w:color="auto" w:fill="auto"/>
          </w:tcPr>
          <w:p w14:paraId="4EF338B4" w14:textId="77777777" w:rsidR="001C0629" w:rsidRDefault="00031510">
            <w:pPr>
              <w:widowControl/>
              <w:autoSpaceDE w:val="0"/>
              <w:autoSpaceDN w:val="0"/>
              <w:spacing w:line="360" w:lineRule="auto"/>
              <w:jc w:val="center"/>
              <w:textAlignment w:val="bottom"/>
              <w:rPr>
                <w:sz w:val="24"/>
              </w:rPr>
            </w:pPr>
            <w:r>
              <w:rPr>
                <w:rFonts w:hint="eastAsia"/>
                <w:sz w:val="24"/>
              </w:rPr>
              <w:t>某某</w:t>
            </w:r>
            <w:proofErr w:type="gramStart"/>
            <w:r>
              <w:rPr>
                <w:rFonts w:hint="eastAsia"/>
                <w:sz w:val="24"/>
              </w:rPr>
              <w:t>某</w:t>
            </w:r>
            <w:proofErr w:type="gramEnd"/>
          </w:p>
        </w:tc>
        <w:tc>
          <w:tcPr>
            <w:tcW w:w="2552" w:type="dxa"/>
            <w:shd w:val="clear" w:color="auto" w:fill="auto"/>
          </w:tcPr>
          <w:p w14:paraId="63D334D2" w14:textId="77777777" w:rsidR="001C0629" w:rsidRDefault="00031510">
            <w:pPr>
              <w:widowControl/>
              <w:autoSpaceDE w:val="0"/>
              <w:autoSpaceDN w:val="0"/>
              <w:spacing w:line="360" w:lineRule="auto"/>
              <w:jc w:val="center"/>
              <w:textAlignment w:val="bottom"/>
              <w:rPr>
                <w:sz w:val="24"/>
              </w:rPr>
            </w:pPr>
            <w:r>
              <w:rPr>
                <w:rFonts w:hint="eastAsia"/>
                <w:sz w:val="24"/>
              </w:rPr>
              <w:t>###########</w:t>
            </w:r>
          </w:p>
        </w:tc>
      </w:tr>
      <w:tr w:rsidR="001C0629" w14:paraId="6BD5C2A6" w14:textId="77777777">
        <w:tc>
          <w:tcPr>
            <w:tcW w:w="1560" w:type="dxa"/>
            <w:shd w:val="clear" w:color="auto" w:fill="auto"/>
          </w:tcPr>
          <w:p w14:paraId="28C5FF34" w14:textId="77777777" w:rsidR="001C0629" w:rsidRDefault="00031510">
            <w:pPr>
              <w:widowControl/>
              <w:autoSpaceDE w:val="0"/>
              <w:autoSpaceDN w:val="0"/>
              <w:spacing w:line="360" w:lineRule="auto"/>
              <w:jc w:val="center"/>
              <w:textAlignment w:val="bottom"/>
              <w:rPr>
                <w:sz w:val="24"/>
              </w:rPr>
            </w:pPr>
            <w:r>
              <w:rPr>
                <w:rFonts w:hint="eastAsia"/>
                <w:sz w:val="24"/>
              </w:rPr>
              <w:t>第二对接人</w:t>
            </w:r>
          </w:p>
        </w:tc>
        <w:tc>
          <w:tcPr>
            <w:tcW w:w="1417" w:type="dxa"/>
            <w:shd w:val="clear" w:color="auto" w:fill="auto"/>
          </w:tcPr>
          <w:p w14:paraId="4EDC45B5" w14:textId="77777777" w:rsidR="001C0629" w:rsidRDefault="00031510">
            <w:pPr>
              <w:widowControl/>
              <w:autoSpaceDE w:val="0"/>
              <w:autoSpaceDN w:val="0"/>
              <w:spacing w:line="360" w:lineRule="auto"/>
              <w:jc w:val="center"/>
              <w:textAlignment w:val="bottom"/>
              <w:rPr>
                <w:sz w:val="24"/>
              </w:rPr>
            </w:pPr>
            <w:r>
              <w:rPr>
                <w:rFonts w:hint="eastAsia"/>
                <w:sz w:val="24"/>
              </w:rPr>
              <w:t>某某</w:t>
            </w:r>
            <w:proofErr w:type="gramStart"/>
            <w:r>
              <w:rPr>
                <w:rFonts w:hint="eastAsia"/>
                <w:sz w:val="24"/>
              </w:rPr>
              <w:t>某</w:t>
            </w:r>
            <w:proofErr w:type="gramEnd"/>
          </w:p>
        </w:tc>
        <w:tc>
          <w:tcPr>
            <w:tcW w:w="2552" w:type="dxa"/>
            <w:shd w:val="clear" w:color="auto" w:fill="auto"/>
          </w:tcPr>
          <w:p w14:paraId="736B0618" w14:textId="77777777" w:rsidR="001C0629" w:rsidRDefault="00031510">
            <w:pPr>
              <w:widowControl/>
              <w:autoSpaceDE w:val="0"/>
              <w:autoSpaceDN w:val="0"/>
              <w:spacing w:line="360" w:lineRule="auto"/>
              <w:jc w:val="center"/>
              <w:textAlignment w:val="bottom"/>
              <w:rPr>
                <w:sz w:val="24"/>
              </w:rPr>
            </w:pPr>
            <w:r>
              <w:rPr>
                <w:rFonts w:hint="eastAsia"/>
                <w:sz w:val="24"/>
              </w:rPr>
              <w:t>###########</w:t>
            </w:r>
          </w:p>
        </w:tc>
      </w:tr>
    </w:tbl>
    <w:p w14:paraId="029944EF" w14:textId="77777777" w:rsidR="001C0629" w:rsidRDefault="00031510">
      <w:pPr>
        <w:widowControl/>
        <w:autoSpaceDE w:val="0"/>
        <w:autoSpaceDN w:val="0"/>
        <w:spacing w:line="360" w:lineRule="auto"/>
        <w:ind w:firstLineChars="236" w:firstLine="566"/>
        <w:textAlignment w:val="bottom"/>
        <w:rPr>
          <w:sz w:val="24"/>
        </w:rPr>
      </w:pPr>
      <w:r>
        <w:rPr>
          <w:rFonts w:hint="eastAsia"/>
          <w:sz w:val="24"/>
        </w:rPr>
        <w:t>商务对接人：</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17"/>
        <w:gridCol w:w="2552"/>
      </w:tblGrid>
      <w:tr w:rsidR="001C0629" w14:paraId="45FDFF0F" w14:textId="77777777">
        <w:tc>
          <w:tcPr>
            <w:tcW w:w="1560" w:type="dxa"/>
            <w:shd w:val="clear" w:color="auto" w:fill="FFFFFF"/>
          </w:tcPr>
          <w:p w14:paraId="4CF62438" w14:textId="77777777" w:rsidR="001C0629" w:rsidRDefault="001C0629">
            <w:pPr>
              <w:widowControl/>
              <w:autoSpaceDE w:val="0"/>
              <w:autoSpaceDN w:val="0"/>
              <w:spacing w:line="360" w:lineRule="auto"/>
              <w:jc w:val="center"/>
              <w:textAlignment w:val="bottom"/>
              <w:rPr>
                <w:sz w:val="24"/>
              </w:rPr>
            </w:pPr>
          </w:p>
        </w:tc>
        <w:tc>
          <w:tcPr>
            <w:tcW w:w="1417" w:type="dxa"/>
            <w:shd w:val="clear" w:color="auto" w:fill="FFFFFF"/>
          </w:tcPr>
          <w:p w14:paraId="19D8564F" w14:textId="77777777" w:rsidR="001C0629" w:rsidRDefault="00031510">
            <w:pPr>
              <w:widowControl/>
              <w:autoSpaceDE w:val="0"/>
              <w:autoSpaceDN w:val="0"/>
              <w:spacing w:line="360" w:lineRule="auto"/>
              <w:jc w:val="center"/>
              <w:textAlignment w:val="bottom"/>
              <w:rPr>
                <w:sz w:val="24"/>
              </w:rPr>
            </w:pPr>
            <w:r>
              <w:rPr>
                <w:rFonts w:hint="eastAsia"/>
                <w:sz w:val="24"/>
              </w:rPr>
              <w:t>姓名</w:t>
            </w:r>
          </w:p>
        </w:tc>
        <w:tc>
          <w:tcPr>
            <w:tcW w:w="2552" w:type="dxa"/>
            <w:shd w:val="clear" w:color="auto" w:fill="FFFFFF"/>
          </w:tcPr>
          <w:p w14:paraId="1B73D6A4" w14:textId="77777777" w:rsidR="001C0629" w:rsidRDefault="00031510">
            <w:pPr>
              <w:widowControl/>
              <w:autoSpaceDE w:val="0"/>
              <w:autoSpaceDN w:val="0"/>
              <w:spacing w:line="360" w:lineRule="auto"/>
              <w:jc w:val="center"/>
              <w:textAlignment w:val="bottom"/>
              <w:rPr>
                <w:sz w:val="24"/>
              </w:rPr>
            </w:pPr>
            <w:r>
              <w:rPr>
                <w:rFonts w:hint="eastAsia"/>
                <w:sz w:val="24"/>
              </w:rPr>
              <w:t>联系方式</w:t>
            </w:r>
          </w:p>
        </w:tc>
      </w:tr>
      <w:tr w:rsidR="001C0629" w14:paraId="5F3BC39B" w14:textId="77777777">
        <w:tc>
          <w:tcPr>
            <w:tcW w:w="1560" w:type="dxa"/>
            <w:shd w:val="clear" w:color="auto" w:fill="FFFFFF"/>
          </w:tcPr>
          <w:p w14:paraId="3C2EC61B" w14:textId="77777777" w:rsidR="001C0629" w:rsidRDefault="00031510">
            <w:pPr>
              <w:widowControl/>
              <w:autoSpaceDE w:val="0"/>
              <w:autoSpaceDN w:val="0"/>
              <w:spacing w:line="360" w:lineRule="auto"/>
              <w:jc w:val="center"/>
              <w:textAlignment w:val="bottom"/>
              <w:rPr>
                <w:sz w:val="24"/>
              </w:rPr>
            </w:pPr>
            <w:r>
              <w:rPr>
                <w:rFonts w:hint="eastAsia"/>
                <w:sz w:val="24"/>
              </w:rPr>
              <w:t>对接人</w:t>
            </w:r>
          </w:p>
        </w:tc>
        <w:tc>
          <w:tcPr>
            <w:tcW w:w="1417" w:type="dxa"/>
            <w:shd w:val="clear" w:color="auto" w:fill="FFFFFF"/>
          </w:tcPr>
          <w:p w14:paraId="6972C39C" w14:textId="77777777" w:rsidR="001C0629" w:rsidRDefault="001C0629">
            <w:pPr>
              <w:widowControl/>
              <w:autoSpaceDE w:val="0"/>
              <w:autoSpaceDN w:val="0"/>
              <w:spacing w:line="360" w:lineRule="auto"/>
              <w:jc w:val="center"/>
              <w:textAlignment w:val="bottom"/>
              <w:rPr>
                <w:sz w:val="24"/>
              </w:rPr>
            </w:pPr>
          </w:p>
        </w:tc>
        <w:tc>
          <w:tcPr>
            <w:tcW w:w="2552" w:type="dxa"/>
            <w:shd w:val="clear" w:color="auto" w:fill="FFFFFF"/>
          </w:tcPr>
          <w:p w14:paraId="72C734A6" w14:textId="77777777" w:rsidR="001C0629" w:rsidRDefault="001C0629">
            <w:pPr>
              <w:widowControl/>
              <w:autoSpaceDE w:val="0"/>
              <w:autoSpaceDN w:val="0"/>
              <w:spacing w:line="360" w:lineRule="auto"/>
              <w:jc w:val="center"/>
              <w:textAlignment w:val="bottom"/>
              <w:rPr>
                <w:sz w:val="24"/>
              </w:rPr>
            </w:pPr>
          </w:p>
        </w:tc>
      </w:tr>
    </w:tbl>
    <w:p w14:paraId="12CC0287" w14:textId="77777777" w:rsidR="001C0629" w:rsidRDefault="001C0629">
      <w:pPr>
        <w:widowControl/>
        <w:autoSpaceDE w:val="0"/>
        <w:autoSpaceDN w:val="0"/>
        <w:spacing w:line="360" w:lineRule="auto"/>
        <w:textAlignment w:val="bottom"/>
        <w:rPr>
          <w:sz w:val="24"/>
        </w:rPr>
      </w:pPr>
    </w:p>
    <w:p w14:paraId="3789BA21" w14:textId="77777777" w:rsidR="001C0629" w:rsidRDefault="00031510">
      <w:pPr>
        <w:widowControl/>
        <w:autoSpaceDE w:val="0"/>
        <w:autoSpaceDN w:val="0"/>
        <w:spacing w:line="360" w:lineRule="auto"/>
        <w:ind w:firstLineChars="177" w:firstLine="425"/>
        <w:textAlignment w:val="bottom"/>
        <w:rPr>
          <w:sz w:val="24"/>
        </w:rPr>
      </w:pPr>
      <w:r>
        <w:rPr>
          <w:rFonts w:hint="eastAsia"/>
          <w:sz w:val="24"/>
        </w:rPr>
        <w:t>同时甲方可以通过</w:t>
      </w:r>
      <w:r>
        <w:rPr>
          <w:rFonts w:hint="eastAsia"/>
          <w:sz w:val="24"/>
        </w:rPr>
        <w:t>400</w:t>
      </w:r>
      <w:r>
        <w:rPr>
          <w:rFonts w:hint="eastAsia"/>
          <w:sz w:val="24"/>
        </w:rPr>
        <w:t>电话方式开</w:t>
      </w:r>
      <w:r>
        <w:rPr>
          <w:rFonts w:hint="eastAsia"/>
          <w:sz w:val="24"/>
        </w:rPr>
        <w:t>Case</w:t>
      </w:r>
      <w:r>
        <w:rPr>
          <w:rFonts w:hint="eastAsia"/>
          <w:sz w:val="24"/>
        </w:rPr>
        <w:t>单解决</w:t>
      </w:r>
      <w:r>
        <w:rPr>
          <w:sz w:val="24"/>
        </w:rPr>
        <w:t>。</w:t>
      </w:r>
    </w:p>
    <w:p w14:paraId="39B64999" w14:textId="77777777" w:rsidR="001C0629" w:rsidRDefault="00031510">
      <w:pPr>
        <w:pStyle w:val="af9"/>
        <w:widowControl/>
        <w:numPr>
          <w:ilvl w:val="0"/>
          <w:numId w:val="11"/>
        </w:numPr>
        <w:autoSpaceDE w:val="0"/>
        <w:autoSpaceDN w:val="0"/>
        <w:spacing w:line="360" w:lineRule="auto"/>
        <w:ind w:firstLineChars="0"/>
        <w:textAlignment w:val="bottom"/>
        <w:rPr>
          <w:sz w:val="24"/>
        </w:rPr>
      </w:pPr>
      <w:r>
        <w:rPr>
          <w:rFonts w:hint="eastAsia"/>
          <w:sz w:val="24"/>
        </w:rPr>
        <w:t>质保</w:t>
      </w:r>
      <w:r>
        <w:rPr>
          <w:rFonts w:hint="eastAsia"/>
          <w:sz w:val="24"/>
        </w:rPr>
        <w:t>/</w:t>
      </w:r>
      <w:r>
        <w:rPr>
          <w:rFonts w:hint="eastAsia"/>
          <w:sz w:val="24"/>
        </w:rPr>
        <w:t>运维期内乙方免费提供版本升级等服务，如甲方在质保期内发现系统存在漏洞则乙方需免费提供版本解决系统漏洞。如后续系统有功能新增、</w:t>
      </w:r>
      <w:r>
        <w:rPr>
          <w:rFonts w:hint="eastAsia"/>
          <w:sz w:val="24"/>
        </w:rPr>
        <w:t>BUG</w:t>
      </w:r>
      <w:r>
        <w:rPr>
          <w:rFonts w:hint="eastAsia"/>
          <w:sz w:val="24"/>
        </w:rPr>
        <w:t>修复、版本迭代部分的代码，需对甲方的代码版本进行同步更新系统、源代码升级。</w:t>
      </w:r>
    </w:p>
    <w:p w14:paraId="2132429C" w14:textId="77777777" w:rsidR="001C0629" w:rsidRDefault="00031510">
      <w:pPr>
        <w:pStyle w:val="af9"/>
        <w:widowControl/>
        <w:numPr>
          <w:ilvl w:val="0"/>
          <w:numId w:val="11"/>
        </w:numPr>
        <w:autoSpaceDE w:val="0"/>
        <w:autoSpaceDN w:val="0"/>
        <w:spacing w:line="360" w:lineRule="auto"/>
        <w:ind w:firstLineChars="0"/>
        <w:textAlignment w:val="bottom"/>
        <w:rPr>
          <w:sz w:val="24"/>
        </w:rPr>
      </w:pPr>
      <w:r>
        <w:rPr>
          <w:rFonts w:hint="eastAsia"/>
          <w:sz w:val="24"/>
        </w:rPr>
        <w:t>质保</w:t>
      </w:r>
      <w:r>
        <w:rPr>
          <w:rFonts w:hint="eastAsia"/>
          <w:sz w:val="24"/>
        </w:rPr>
        <w:t>/</w:t>
      </w:r>
      <w:r>
        <w:rPr>
          <w:rFonts w:hint="eastAsia"/>
          <w:sz w:val="24"/>
        </w:rPr>
        <w:t>运维期内乙方每季度提供一次巡检服务并输出相关巡检报告，针对巡检问题进行整改。具体</w:t>
      </w:r>
      <w:proofErr w:type="gramStart"/>
      <w:r>
        <w:rPr>
          <w:rFonts w:hint="eastAsia"/>
          <w:sz w:val="24"/>
        </w:rPr>
        <w:t>按照维保服务</w:t>
      </w:r>
      <w:proofErr w:type="gramEnd"/>
      <w:r>
        <w:rPr>
          <w:rFonts w:hint="eastAsia"/>
          <w:sz w:val="24"/>
        </w:rPr>
        <w:t>说明（详见</w:t>
      </w:r>
      <w:commentRangeStart w:id="152"/>
      <w:r>
        <w:rPr>
          <w:rFonts w:hint="eastAsia"/>
          <w:sz w:val="24"/>
          <w:highlight w:val="yellow"/>
        </w:rPr>
        <w:t>附件《维保服务说明</w:t>
      </w:r>
      <w:commentRangeEnd w:id="152"/>
      <w:r>
        <w:rPr>
          <w:rStyle w:val="af7"/>
        </w:rPr>
        <w:commentReference w:id="152"/>
      </w:r>
      <w:r>
        <w:rPr>
          <w:rFonts w:hint="eastAsia"/>
          <w:sz w:val="24"/>
          <w:highlight w:val="yellow"/>
        </w:rPr>
        <w:t>》</w:t>
      </w:r>
      <w:r>
        <w:rPr>
          <w:rFonts w:hint="eastAsia"/>
          <w:sz w:val="24"/>
        </w:rPr>
        <w:t>）要求提供质保与运维。</w:t>
      </w:r>
    </w:p>
    <w:p w14:paraId="3B4A19FF" w14:textId="77777777" w:rsidR="001C0629" w:rsidRDefault="00031510">
      <w:pPr>
        <w:pStyle w:val="af9"/>
        <w:widowControl/>
        <w:numPr>
          <w:ilvl w:val="0"/>
          <w:numId w:val="11"/>
        </w:numPr>
        <w:autoSpaceDE w:val="0"/>
        <w:autoSpaceDN w:val="0"/>
        <w:spacing w:line="360" w:lineRule="auto"/>
        <w:ind w:firstLineChars="0"/>
        <w:textAlignment w:val="bottom"/>
        <w:rPr>
          <w:sz w:val="24"/>
        </w:rPr>
      </w:pPr>
      <w:r>
        <w:rPr>
          <w:rFonts w:hint="eastAsia"/>
          <w:sz w:val="24"/>
        </w:rPr>
        <w:t>质保</w:t>
      </w:r>
      <w:r>
        <w:rPr>
          <w:rFonts w:hint="eastAsia"/>
          <w:sz w:val="24"/>
        </w:rPr>
        <w:t>/</w:t>
      </w:r>
      <w:r>
        <w:rPr>
          <w:rFonts w:hint="eastAsia"/>
          <w:sz w:val="24"/>
        </w:rPr>
        <w:t>运维期满后，双方另行</w:t>
      </w:r>
      <w:proofErr w:type="gramStart"/>
      <w:r>
        <w:rPr>
          <w:rFonts w:hint="eastAsia"/>
          <w:sz w:val="24"/>
        </w:rPr>
        <w:t>签订维保合同</w:t>
      </w:r>
      <w:proofErr w:type="gramEnd"/>
      <w:r>
        <w:rPr>
          <w:rFonts w:hint="eastAsia"/>
          <w:sz w:val="24"/>
        </w:rPr>
        <w:t>。</w:t>
      </w:r>
    </w:p>
    <w:p w14:paraId="24D40F26" w14:textId="77777777" w:rsidR="001C0629" w:rsidRDefault="00031510">
      <w:pPr>
        <w:pStyle w:val="1"/>
        <w:numPr>
          <w:ilvl w:val="0"/>
          <w:numId w:val="2"/>
        </w:numPr>
        <w:spacing w:line="500" w:lineRule="exact"/>
        <w:rPr>
          <w:sz w:val="24"/>
        </w:rPr>
      </w:pPr>
      <w:bookmarkStart w:id="153" w:name="_Toc135123326"/>
      <w:bookmarkStart w:id="154" w:name="_Toc68613775"/>
      <w:bookmarkStart w:id="155" w:name="_Toc109997454"/>
      <w:r>
        <w:rPr>
          <w:rFonts w:hint="eastAsia"/>
          <w:sz w:val="24"/>
        </w:rPr>
        <w:t>承诺与保证</w:t>
      </w:r>
      <w:bookmarkEnd w:id="153"/>
      <w:bookmarkEnd w:id="154"/>
      <w:bookmarkEnd w:id="155"/>
    </w:p>
    <w:p w14:paraId="7655F187" w14:textId="77777777" w:rsidR="001C0629" w:rsidRDefault="00031510">
      <w:pPr>
        <w:pStyle w:val="af9"/>
        <w:numPr>
          <w:ilvl w:val="0"/>
          <w:numId w:val="12"/>
        </w:numPr>
        <w:spacing w:line="360" w:lineRule="auto"/>
        <w:ind w:firstLineChars="0"/>
        <w:rPr>
          <w:sz w:val="24"/>
        </w:rPr>
      </w:pPr>
      <w:bookmarkStart w:id="156" w:name="_Toc68613776"/>
      <w:r>
        <w:rPr>
          <w:rFonts w:hint="eastAsia"/>
          <w:sz w:val="24"/>
        </w:rPr>
        <w:t>乙方保证其所提供产品与本合同中所规定的型号、规格和数量完全相符，是崭新、从未使用的原产商制造的原装正品</w:t>
      </w:r>
      <w:r>
        <w:rPr>
          <w:sz w:val="24"/>
        </w:rPr>
        <w:t>，</w:t>
      </w:r>
      <w:r>
        <w:rPr>
          <w:rFonts w:hint="eastAsia"/>
          <w:sz w:val="24"/>
        </w:rPr>
        <w:t>并符合本合同中所述的相关技术规范和质量标准的要求，并向甲方提供产品的合格证书。所提供的技术文件是规范的、正确的、最新的和完整的。乙方应保证在所交付的软件系统中，不含任何可以自动终止或妨碍系统运作的软件。如乙方所交付和许可甲方使用的软件需经国家有关部门登记、备案、审批或许可的，乙方应保证所提供的软件已完成了上述手续。</w:t>
      </w:r>
    </w:p>
    <w:p w14:paraId="1051EAA3" w14:textId="77777777" w:rsidR="001C0629" w:rsidRDefault="00031510">
      <w:pPr>
        <w:pStyle w:val="af9"/>
        <w:numPr>
          <w:ilvl w:val="0"/>
          <w:numId w:val="12"/>
        </w:numPr>
        <w:spacing w:line="360" w:lineRule="auto"/>
        <w:ind w:firstLineChars="0"/>
        <w:rPr>
          <w:sz w:val="24"/>
        </w:rPr>
      </w:pPr>
      <w:r>
        <w:rPr>
          <w:rFonts w:hint="eastAsia"/>
          <w:sz w:val="24"/>
        </w:rPr>
        <w:lastRenderedPageBreak/>
        <w:t>乙方保证对其销售的产品或提供的服务拥</w:t>
      </w:r>
      <w:r>
        <w:rPr>
          <w:rFonts w:hint="eastAsia"/>
          <w:sz w:val="24"/>
        </w:rPr>
        <w:t>有完全的所有权</w:t>
      </w:r>
      <w:r>
        <w:rPr>
          <w:rFonts w:hint="eastAsia"/>
          <w:sz w:val="24"/>
        </w:rPr>
        <w:t>/</w:t>
      </w:r>
      <w:r>
        <w:rPr>
          <w:rFonts w:hint="eastAsia"/>
          <w:sz w:val="24"/>
        </w:rPr>
        <w:t>处置权或取得相关授权，无任何著作权、商标权或其他包括但不限于知识产权等方面的权利限制或瑕疵，</w:t>
      </w:r>
      <w:r>
        <w:rPr>
          <w:rFonts w:ascii="宋体" w:hAnsi="宋体" w:cs="Arial" w:hint="eastAsia"/>
          <w:sz w:val="24"/>
        </w:rPr>
        <w:t>保证甲方在使用乙方提供的产品</w:t>
      </w:r>
      <w:r>
        <w:rPr>
          <w:rFonts w:ascii="宋体" w:hAnsi="宋体" w:cs="Arial"/>
          <w:sz w:val="24"/>
        </w:rPr>
        <w:t>/</w:t>
      </w:r>
      <w:r>
        <w:rPr>
          <w:rFonts w:ascii="宋体" w:hAnsi="宋体" w:cs="Arial"/>
          <w:sz w:val="24"/>
        </w:rPr>
        <w:t>服务</w:t>
      </w:r>
      <w:r>
        <w:rPr>
          <w:rFonts w:ascii="宋体" w:hAnsi="宋体" w:cs="Arial"/>
          <w:sz w:val="24"/>
        </w:rPr>
        <w:t>/</w:t>
      </w:r>
      <w:r>
        <w:rPr>
          <w:rFonts w:ascii="宋体" w:hAnsi="宋体" w:cs="Arial"/>
          <w:sz w:val="24"/>
        </w:rPr>
        <w:t>技术成果的过程中不会侵犯任何第三方合法权益（包括但不限于知识产权）</w:t>
      </w:r>
      <w:r>
        <w:rPr>
          <w:rFonts w:hint="eastAsia"/>
          <w:sz w:val="24"/>
        </w:rPr>
        <w:t>。</w:t>
      </w:r>
    </w:p>
    <w:p w14:paraId="31A32936" w14:textId="77777777" w:rsidR="001C0629" w:rsidRDefault="00031510">
      <w:pPr>
        <w:pStyle w:val="af9"/>
        <w:numPr>
          <w:ilvl w:val="0"/>
          <w:numId w:val="12"/>
        </w:numPr>
        <w:spacing w:line="360" w:lineRule="auto"/>
        <w:ind w:firstLineChars="0"/>
        <w:rPr>
          <w:sz w:val="24"/>
        </w:rPr>
      </w:pPr>
      <w:r>
        <w:rPr>
          <w:rFonts w:hint="eastAsia"/>
          <w:sz w:val="24"/>
        </w:rPr>
        <w:t>知识产权归属</w:t>
      </w:r>
    </w:p>
    <w:p w14:paraId="5B70C6B8" w14:textId="77777777" w:rsidR="001C0629" w:rsidRDefault="00031510">
      <w:pPr>
        <w:pStyle w:val="af9"/>
        <w:numPr>
          <w:ilvl w:val="0"/>
          <w:numId w:val="13"/>
        </w:numPr>
        <w:spacing w:line="360" w:lineRule="auto"/>
        <w:ind w:left="1129" w:firstLineChars="0" w:hanging="709"/>
        <w:rPr>
          <w:sz w:val="24"/>
        </w:rPr>
      </w:pPr>
      <w:r>
        <w:rPr>
          <w:rFonts w:hint="eastAsia"/>
          <w:sz w:val="24"/>
        </w:rPr>
        <w:t>甲方及甲方关联公司拥有乙方产品（以产品清单列示版本为准）永久、非独家的使用权。除前述约定外，本合同的任何条款不得被解释为一方对另一方明示或默示地授予任何知识产权（包括但不限于任何商标、商号、名称、标识、图形、专利、著作权等）的许可。双方承诺尊重并保护对方的知识产权，除本合同另有约定外</w:t>
      </w:r>
      <w:r>
        <w:rPr>
          <w:rFonts w:hint="eastAsia"/>
          <w:sz w:val="24"/>
        </w:rPr>
        <w:t>，不得使用对方知识产权。</w:t>
      </w:r>
    </w:p>
    <w:p w14:paraId="10847356" w14:textId="77777777" w:rsidR="001C0629" w:rsidRDefault="00031510">
      <w:pPr>
        <w:pStyle w:val="af9"/>
        <w:numPr>
          <w:ilvl w:val="0"/>
          <w:numId w:val="13"/>
        </w:numPr>
        <w:spacing w:line="360" w:lineRule="auto"/>
        <w:ind w:left="1129" w:firstLineChars="0" w:hanging="709"/>
        <w:rPr>
          <w:sz w:val="24"/>
        </w:rPr>
      </w:pPr>
      <w:r>
        <w:rPr>
          <w:rFonts w:hint="eastAsia"/>
          <w:sz w:val="24"/>
        </w:rPr>
        <w:t>甲方拥有本项目开发实施过程中产生的全部知识成果的知识产权，包括但不限于著作权、专利权、专有技术等权利以及软件源代码和各种技术文档资料所有权。乙方非经甲方同意，不得以任何方式向第三方披露、转让和许可有关的技术成果、计算机软件、秘密信息、技术资料和文件。乙方应保证其开发的软件符合国家有关软件产品方面的规定和软件标准规范。</w:t>
      </w:r>
    </w:p>
    <w:p w14:paraId="444972B3" w14:textId="77777777" w:rsidR="001C0629" w:rsidRDefault="00031510">
      <w:pPr>
        <w:pStyle w:val="af9"/>
        <w:numPr>
          <w:ilvl w:val="0"/>
          <w:numId w:val="13"/>
        </w:numPr>
        <w:spacing w:line="360" w:lineRule="auto"/>
        <w:ind w:left="1129" w:firstLineChars="0" w:hanging="709"/>
        <w:rPr>
          <w:sz w:val="24"/>
        </w:rPr>
      </w:pPr>
      <w:r>
        <w:rPr>
          <w:rFonts w:hint="eastAsia"/>
          <w:sz w:val="24"/>
        </w:rPr>
        <w:t>乙方依据本</w:t>
      </w:r>
      <w:ins w:id="157" w:author="Hansoh Minghui" w:date="2025-10-15T13:37:00Z">
        <w:r>
          <w:rPr>
            <w:rFonts w:hint="eastAsia"/>
            <w:sz w:val="24"/>
          </w:rPr>
          <w:t>合同</w:t>
        </w:r>
      </w:ins>
      <w:del w:id="158" w:author="Hansoh Minghui" w:date="2025-10-15T13:37:00Z">
        <w:r>
          <w:rPr>
            <w:rFonts w:hint="eastAsia"/>
            <w:sz w:val="24"/>
          </w:rPr>
          <w:delText>协议</w:delText>
        </w:r>
      </w:del>
      <w:r>
        <w:rPr>
          <w:rFonts w:hint="eastAsia"/>
          <w:sz w:val="24"/>
        </w:rPr>
        <w:t>后续为甲方定制开发部分的知识产权归甲方所有。</w:t>
      </w:r>
    </w:p>
    <w:p w14:paraId="50C2094E" w14:textId="77777777" w:rsidR="001C0629" w:rsidRDefault="00031510">
      <w:pPr>
        <w:pStyle w:val="af9"/>
        <w:numPr>
          <w:ilvl w:val="0"/>
          <w:numId w:val="13"/>
        </w:numPr>
        <w:spacing w:line="360" w:lineRule="auto"/>
        <w:ind w:left="1129" w:firstLineChars="0" w:hanging="709"/>
        <w:rPr>
          <w:sz w:val="24"/>
        </w:rPr>
      </w:pPr>
      <w:r>
        <w:rPr>
          <w:rFonts w:hint="eastAsia"/>
          <w:sz w:val="24"/>
        </w:rPr>
        <w:t>本合同项下甲方委托乙方基于乙方现有产品</w:t>
      </w:r>
      <w:r>
        <w:rPr>
          <w:rFonts w:hint="eastAsia"/>
          <w:sz w:val="24"/>
        </w:rPr>
        <w:t>/</w:t>
      </w:r>
      <w:r>
        <w:rPr>
          <w:rFonts w:hint="eastAsia"/>
          <w:sz w:val="24"/>
        </w:rPr>
        <w:t>软件所额外开发的软件以及一切工作成果之所有权和著作权（版权）、</w:t>
      </w:r>
      <w:r>
        <w:rPr>
          <w:rFonts w:hint="eastAsia"/>
          <w:sz w:val="24"/>
        </w:rPr>
        <w:t>专利权等知识产权归甲方所有。甲方有权自主决定使用方式，无须为此向乙方支付任何费用，且无须取得乙方同意。如乙方需使用本合同项下的软件以及一切工作成果或利用其他方式进行二次销售或宣传等活动，须事先取得甲方书面同意。</w:t>
      </w:r>
    </w:p>
    <w:p w14:paraId="3EEBCBBB" w14:textId="77777777" w:rsidR="001C0629" w:rsidRDefault="00031510">
      <w:pPr>
        <w:pStyle w:val="af9"/>
        <w:numPr>
          <w:ilvl w:val="0"/>
          <w:numId w:val="12"/>
        </w:numPr>
        <w:spacing w:line="360" w:lineRule="auto"/>
        <w:ind w:firstLineChars="0"/>
        <w:rPr>
          <w:sz w:val="24"/>
        </w:rPr>
      </w:pPr>
      <w:commentRangeStart w:id="159"/>
      <w:r>
        <w:rPr>
          <w:rFonts w:hint="eastAsia"/>
          <w:sz w:val="24"/>
        </w:rPr>
        <w:t>乙方为系统平台上的甲方所有数据提供安全保障义务，采取必要措施确保数据处于有效保护的状态，监控和防止网络攻击，保证系统不受恶意代码和其他恶意攻击，确保系统平台正常运行和使用。</w:t>
      </w:r>
      <w:commentRangeEnd w:id="159"/>
      <w:r>
        <w:rPr>
          <w:sz w:val="24"/>
        </w:rPr>
        <w:commentReference w:id="159"/>
      </w:r>
    </w:p>
    <w:p w14:paraId="77DA693B" w14:textId="77777777" w:rsidR="001C0629" w:rsidRDefault="00031510">
      <w:pPr>
        <w:pStyle w:val="af9"/>
        <w:numPr>
          <w:ilvl w:val="0"/>
          <w:numId w:val="12"/>
        </w:numPr>
        <w:spacing w:line="360" w:lineRule="auto"/>
        <w:ind w:firstLineChars="0"/>
        <w:rPr>
          <w:sz w:val="24"/>
        </w:rPr>
      </w:pPr>
      <w:r>
        <w:rPr>
          <w:rFonts w:hint="eastAsia"/>
          <w:sz w:val="24"/>
        </w:rPr>
        <w:t>若因违反本条上述内容造成任何第三方进行索赔或给甲方造成任何损失的，甲方有权要求乙方支付合同总额的</w:t>
      </w:r>
      <w:r>
        <w:rPr>
          <w:rFonts w:hint="eastAsia"/>
          <w:sz w:val="24"/>
        </w:rPr>
        <w:t>20%</w:t>
      </w:r>
      <w:r>
        <w:rPr>
          <w:rFonts w:hint="eastAsia"/>
          <w:sz w:val="24"/>
        </w:rPr>
        <w:t>作为违约金，而且甲</w:t>
      </w:r>
      <w:r>
        <w:rPr>
          <w:rFonts w:hint="eastAsia"/>
          <w:sz w:val="24"/>
        </w:rPr>
        <w:t>方还有权决定是否解除本合同，并要求乙方退还全部甲方已支付款项，因此给甲方造成损失的，乙方还应承担全部赔偿责任（包括但不限于诉讼费、律师费、第三方索赔费用等）。</w:t>
      </w:r>
    </w:p>
    <w:p w14:paraId="1104063B" w14:textId="77777777" w:rsidR="001C0629" w:rsidRDefault="00031510">
      <w:pPr>
        <w:pStyle w:val="1"/>
        <w:numPr>
          <w:ilvl w:val="0"/>
          <w:numId w:val="2"/>
        </w:numPr>
        <w:spacing w:line="500" w:lineRule="atLeast"/>
        <w:rPr>
          <w:kern w:val="2"/>
          <w:sz w:val="24"/>
          <w:szCs w:val="24"/>
        </w:rPr>
      </w:pPr>
      <w:bookmarkStart w:id="160" w:name="_Toc109997455"/>
      <w:bookmarkStart w:id="161" w:name="_Toc135123327"/>
      <w:r>
        <w:rPr>
          <w:rFonts w:hint="eastAsia"/>
          <w:kern w:val="2"/>
          <w:sz w:val="24"/>
          <w:szCs w:val="24"/>
        </w:rPr>
        <w:lastRenderedPageBreak/>
        <w:t>保密责任</w:t>
      </w:r>
      <w:bookmarkEnd w:id="156"/>
      <w:bookmarkEnd w:id="160"/>
      <w:bookmarkEnd w:id="161"/>
      <w:r>
        <w:rPr>
          <w:rFonts w:hint="eastAsia"/>
          <w:kern w:val="2"/>
          <w:sz w:val="24"/>
          <w:szCs w:val="24"/>
        </w:rPr>
        <w:t xml:space="preserve">  </w:t>
      </w:r>
    </w:p>
    <w:p w14:paraId="626FBA68" w14:textId="77777777" w:rsidR="001C0629" w:rsidRDefault="00031510">
      <w:pPr>
        <w:spacing w:line="360" w:lineRule="auto"/>
        <w:rPr>
          <w:rFonts w:ascii="宋体" w:hAnsi="宋体" w:cs="Arial"/>
          <w:sz w:val="24"/>
        </w:rPr>
      </w:pPr>
      <w:r>
        <w:rPr>
          <w:rFonts w:ascii="宋体" w:hAnsi="宋体" w:cs="Arial" w:hint="eastAsia"/>
          <w:sz w:val="24"/>
        </w:rPr>
        <w:t>详见附件《保密协议》内容。</w:t>
      </w:r>
    </w:p>
    <w:p w14:paraId="734F11BA" w14:textId="77777777" w:rsidR="001C0629" w:rsidRDefault="00031510">
      <w:pPr>
        <w:pStyle w:val="1"/>
        <w:numPr>
          <w:ilvl w:val="0"/>
          <w:numId w:val="2"/>
        </w:numPr>
        <w:spacing w:line="500" w:lineRule="atLeast"/>
        <w:rPr>
          <w:kern w:val="2"/>
          <w:sz w:val="24"/>
          <w:szCs w:val="24"/>
        </w:rPr>
      </w:pPr>
      <w:bookmarkStart w:id="162" w:name="_Toc135123328"/>
      <w:bookmarkStart w:id="163" w:name="_Toc109997456"/>
      <w:bookmarkStart w:id="164" w:name="_Toc68613777"/>
      <w:r>
        <w:rPr>
          <w:rFonts w:hint="eastAsia"/>
          <w:kern w:val="2"/>
          <w:sz w:val="24"/>
          <w:szCs w:val="24"/>
        </w:rPr>
        <w:t>禁止分包</w:t>
      </w:r>
      <w:r>
        <w:rPr>
          <w:rFonts w:hint="eastAsia"/>
          <w:kern w:val="2"/>
          <w:sz w:val="24"/>
          <w:szCs w:val="24"/>
        </w:rPr>
        <w:t>/</w:t>
      </w:r>
      <w:r>
        <w:rPr>
          <w:rFonts w:hint="eastAsia"/>
          <w:kern w:val="2"/>
          <w:sz w:val="24"/>
          <w:szCs w:val="24"/>
        </w:rPr>
        <w:t>转包</w:t>
      </w:r>
      <w:bookmarkEnd w:id="162"/>
      <w:bookmarkEnd w:id="163"/>
    </w:p>
    <w:p w14:paraId="3B6806A1" w14:textId="77777777" w:rsidR="001C0629" w:rsidRDefault="00031510">
      <w:pPr>
        <w:pStyle w:val="af9"/>
        <w:numPr>
          <w:ilvl w:val="0"/>
          <w:numId w:val="14"/>
        </w:numPr>
        <w:spacing w:line="360" w:lineRule="auto"/>
        <w:ind w:firstLineChars="0"/>
        <w:rPr>
          <w:rFonts w:ascii="宋体" w:hAnsi="宋体" w:cs="Arial"/>
          <w:sz w:val="24"/>
        </w:rPr>
      </w:pPr>
      <w:r>
        <w:rPr>
          <w:rFonts w:ascii="宋体" w:hAnsi="宋体" w:cs="Arial" w:hint="eastAsia"/>
          <w:sz w:val="24"/>
        </w:rPr>
        <w:t>未经甲方事先书面同意，乙方禁止将本合同项下全部或部分内容转（分）包给第三方（包括但不限于乙方的关联公司）。如乙方擅自转（分）包的，甲方有权解除本合同且剩余未付费用甲方有权拒绝支付</w:t>
      </w:r>
      <w:r>
        <w:rPr>
          <w:rFonts w:ascii="宋体" w:hAnsi="宋体" w:cs="Arial" w:hint="eastAsia"/>
          <w:sz w:val="24"/>
        </w:rPr>
        <w:t>,</w:t>
      </w:r>
      <w:r>
        <w:rPr>
          <w:rFonts w:ascii="宋体" w:hAnsi="宋体" w:cs="Arial" w:hint="eastAsia"/>
          <w:sz w:val="24"/>
        </w:rPr>
        <w:t>因此所造成的全部损失由乙方自行承担。</w:t>
      </w:r>
    </w:p>
    <w:p w14:paraId="20D32449" w14:textId="0B96C66D" w:rsidR="001C0629" w:rsidRDefault="00031510">
      <w:pPr>
        <w:pStyle w:val="af9"/>
        <w:numPr>
          <w:ilvl w:val="0"/>
          <w:numId w:val="14"/>
        </w:numPr>
        <w:spacing w:line="360" w:lineRule="auto"/>
        <w:ind w:firstLineChars="0"/>
        <w:rPr>
          <w:rFonts w:ascii="宋体" w:hAnsi="宋体" w:cs="Arial"/>
          <w:sz w:val="24"/>
        </w:rPr>
      </w:pPr>
      <w:r>
        <w:rPr>
          <w:rFonts w:ascii="宋体" w:hAnsi="宋体" w:cs="Arial" w:hint="eastAsia"/>
          <w:sz w:val="24"/>
        </w:rPr>
        <w:t>若甲方</w:t>
      </w:r>
      <w:ins w:id="165" w:author="曲薇" w:date="2025-11-04T12:50:00Z">
        <w:r w:rsidR="004D5FC7">
          <w:rPr>
            <w:rFonts w:ascii="宋体" w:hAnsi="宋体" w:cs="Arial" w:hint="eastAsia"/>
            <w:sz w:val="24"/>
          </w:rPr>
          <w:t>另行</w:t>
        </w:r>
      </w:ins>
      <w:r>
        <w:rPr>
          <w:rFonts w:ascii="宋体" w:hAnsi="宋体" w:cs="Arial" w:hint="eastAsia"/>
          <w:sz w:val="24"/>
        </w:rPr>
        <w:t>书面允许转（分）包，转（分）包方行为</w:t>
      </w:r>
      <w:ins w:id="166" w:author="Hansoh Minghui" w:date="2025-10-15T10:45:00Z">
        <w:r>
          <w:rPr>
            <w:rFonts w:ascii="宋体" w:hAnsi="宋体" w:cs="Arial" w:hint="eastAsia"/>
            <w:sz w:val="24"/>
          </w:rPr>
          <w:t>应</w:t>
        </w:r>
      </w:ins>
      <w:r>
        <w:rPr>
          <w:rFonts w:ascii="宋体" w:hAnsi="宋体" w:cs="Arial" w:hint="eastAsia"/>
          <w:sz w:val="24"/>
        </w:rPr>
        <w:t>视为乙方行为，</w:t>
      </w:r>
      <w:ins w:id="167" w:author="Hansoh Minghui" w:date="2025-10-15T10:45:00Z">
        <w:r>
          <w:rPr>
            <w:rFonts w:ascii="宋体" w:hAnsi="宋体" w:cs="Arial" w:hint="eastAsia"/>
            <w:sz w:val="24"/>
          </w:rPr>
          <w:t>乙方应确保转（分）包方尊重</w:t>
        </w:r>
      </w:ins>
      <w:ins w:id="168" w:author="Hansoh Minghui" w:date="2025-10-15T13:37:00Z">
        <w:r>
          <w:rPr>
            <w:rFonts w:ascii="宋体" w:hAnsi="宋体" w:cs="Arial" w:hint="eastAsia"/>
            <w:sz w:val="24"/>
          </w:rPr>
          <w:t>本合同</w:t>
        </w:r>
      </w:ins>
      <w:ins w:id="169" w:author="Hansoh Minghui" w:date="2025-10-15T10:45:00Z">
        <w:r>
          <w:rPr>
            <w:rFonts w:ascii="宋体" w:hAnsi="宋体" w:cs="Arial" w:hint="eastAsia"/>
            <w:sz w:val="24"/>
          </w:rPr>
          <w:t>项下乙方同等的义务，且其递交的产品</w:t>
        </w:r>
        <w:r>
          <w:rPr>
            <w:rFonts w:ascii="宋体" w:hAnsi="宋体" w:cs="Arial" w:hint="eastAsia"/>
            <w:sz w:val="24"/>
          </w:rPr>
          <w:t>/</w:t>
        </w:r>
        <w:r>
          <w:rPr>
            <w:rFonts w:ascii="宋体" w:hAnsi="宋体" w:cs="Arial" w:hint="eastAsia"/>
            <w:sz w:val="24"/>
          </w:rPr>
          <w:t>服务质量应符合</w:t>
        </w:r>
      </w:ins>
      <w:ins w:id="170" w:author="Hansoh Minghui" w:date="2025-10-15T13:37:00Z">
        <w:r>
          <w:rPr>
            <w:rFonts w:ascii="宋体" w:hAnsi="宋体" w:cs="Arial" w:hint="eastAsia"/>
            <w:sz w:val="24"/>
          </w:rPr>
          <w:t>本合同</w:t>
        </w:r>
      </w:ins>
      <w:ins w:id="171" w:author="Hansoh Minghui" w:date="2025-10-15T10:45:00Z">
        <w:r>
          <w:rPr>
            <w:rFonts w:ascii="宋体" w:hAnsi="宋体" w:cs="Arial" w:hint="eastAsia"/>
            <w:sz w:val="24"/>
          </w:rPr>
          <w:t>约定，</w:t>
        </w:r>
      </w:ins>
      <w:r>
        <w:rPr>
          <w:rFonts w:ascii="宋体" w:hAnsi="宋体" w:cs="Arial" w:hint="eastAsia"/>
          <w:sz w:val="24"/>
        </w:rPr>
        <w:t>乙方应就转（分）包方对甲方造成损害承担连带赔偿责任。</w:t>
      </w:r>
    </w:p>
    <w:p w14:paraId="5F23B72B" w14:textId="77777777" w:rsidR="001C0629" w:rsidRDefault="00031510">
      <w:pPr>
        <w:pStyle w:val="1"/>
        <w:numPr>
          <w:ilvl w:val="0"/>
          <w:numId w:val="2"/>
        </w:numPr>
        <w:spacing w:line="500" w:lineRule="atLeast"/>
        <w:rPr>
          <w:kern w:val="2"/>
          <w:sz w:val="24"/>
          <w:szCs w:val="24"/>
        </w:rPr>
      </w:pPr>
      <w:bookmarkStart w:id="172" w:name="_Toc135123329"/>
      <w:bookmarkStart w:id="173" w:name="_Toc109997457"/>
      <w:bookmarkStart w:id="174" w:name="_Ref118362701"/>
      <w:r>
        <w:rPr>
          <w:rFonts w:hint="eastAsia"/>
          <w:kern w:val="2"/>
          <w:sz w:val="24"/>
          <w:szCs w:val="24"/>
        </w:rPr>
        <w:t>违约责任</w:t>
      </w:r>
      <w:bookmarkEnd w:id="164"/>
      <w:bookmarkEnd w:id="172"/>
      <w:bookmarkEnd w:id="173"/>
      <w:bookmarkEnd w:id="174"/>
    </w:p>
    <w:p w14:paraId="7836E4BA" w14:textId="44494467"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如出现</w:t>
      </w:r>
      <w:r>
        <w:rPr>
          <w:rFonts w:hint="eastAsia"/>
          <w:sz w:val="24"/>
        </w:rPr>
        <w:t>乙方违约给甲方造成损失</w:t>
      </w:r>
      <w:ins w:id="175" w:author="曲薇" w:date="2025-11-04T13:02:00Z">
        <w:r w:rsidR="00812F45">
          <w:rPr>
            <w:rFonts w:hint="eastAsia"/>
            <w:sz w:val="24"/>
          </w:rPr>
          <w:t>或</w:t>
        </w:r>
      </w:ins>
      <w:del w:id="176" w:author="曲薇" w:date="2025-11-04T13:02:00Z">
        <w:r w:rsidDel="00812F45">
          <w:rPr>
            <w:rFonts w:hint="eastAsia"/>
            <w:sz w:val="24"/>
          </w:rPr>
          <w:delText>、</w:delText>
        </w:r>
      </w:del>
      <w:r>
        <w:rPr>
          <w:rFonts w:hint="eastAsia"/>
          <w:sz w:val="24"/>
        </w:rPr>
        <w:t>致使合同无法继续履行、乙方产品无法满足</w:t>
      </w:r>
      <w:r>
        <w:rPr>
          <w:rFonts w:hint="eastAsia"/>
          <w:sz w:val="24"/>
        </w:rPr>
        <w:t>URS</w:t>
      </w:r>
      <w:r>
        <w:rPr>
          <w:rFonts w:hint="eastAsia"/>
          <w:sz w:val="24"/>
        </w:rPr>
        <w:t>要求</w:t>
      </w:r>
      <w:ins w:id="177" w:author="曲薇" w:date="2025-11-04T12:51:00Z">
        <w:r w:rsidR="004D5FC7">
          <w:rPr>
            <w:rFonts w:hint="eastAsia"/>
            <w:sz w:val="24"/>
          </w:rPr>
          <w:t>、</w:t>
        </w:r>
      </w:ins>
      <w:ins w:id="178" w:author="曲薇" w:date="2025-11-04T12:52:00Z">
        <w:r w:rsidR="004D5FC7">
          <w:rPr>
            <w:rFonts w:hint="eastAsia"/>
            <w:sz w:val="24"/>
          </w:rPr>
          <w:t>乙方提供的服务质量</w:t>
        </w:r>
        <w:r w:rsidR="004D5FC7">
          <w:rPr>
            <w:rFonts w:hint="eastAsia"/>
            <w:sz w:val="24"/>
          </w:rPr>
          <w:t>或</w:t>
        </w:r>
        <w:r w:rsidR="004D5FC7">
          <w:rPr>
            <w:rFonts w:hint="eastAsia"/>
            <w:sz w:val="24"/>
          </w:rPr>
          <w:t>服务成果不符合本合同</w:t>
        </w:r>
        <w:r w:rsidR="004D5FC7">
          <w:rPr>
            <w:rFonts w:hint="eastAsia"/>
            <w:sz w:val="24"/>
          </w:rPr>
          <w:t>约定</w:t>
        </w:r>
      </w:ins>
      <w:ins w:id="179" w:author="曲薇" w:date="2025-11-04T13:03:00Z">
        <w:r w:rsidR="00812F45">
          <w:rPr>
            <w:rFonts w:hint="eastAsia"/>
            <w:sz w:val="24"/>
          </w:rPr>
          <w:t>、乙方无故解除本合同</w:t>
        </w:r>
      </w:ins>
      <w:r>
        <w:rPr>
          <w:rFonts w:hint="eastAsia"/>
          <w:sz w:val="24"/>
        </w:rPr>
        <w:t>等情况，甲方有权拒绝支付任何款项，并可随时终止合同</w:t>
      </w:r>
      <w:ins w:id="180" w:author="曲薇" w:date="2025-11-04T13:04:00Z">
        <w:r w:rsidR="00812F45">
          <w:rPr>
            <w:rFonts w:hint="eastAsia"/>
            <w:sz w:val="24"/>
          </w:rPr>
          <w:t>、要求乙方</w:t>
        </w:r>
      </w:ins>
      <w:ins w:id="181" w:author="曲薇" w:date="2025-11-04T13:05:00Z">
        <w:r w:rsidR="00812F45">
          <w:rPr>
            <w:rFonts w:hint="eastAsia"/>
            <w:sz w:val="24"/>
          </w:rPr>
          <w:t>退还全部已收款项</w:t>
        </w:r>
      </w:ins>
      <w:r>
        <w:rPr>
          <w:rFonts w:hint="eastAsia"/>
          <w:sz w:val="24"/>
        </w:rPr>
        <w:t>，乙方应赔偿甲方因此遭受的全部损失并承担合同总额</w:t>
      </w:r>
      <w:r>
        <w:rPr>
          <w:rFonts w:hint="eastAsia"/>
          <w:sz w:val="24"/>
        </w:rPr>
        <w:t>20%</w:t>
      </w:r>
      <w:r>
        <w:rPr>
          <w:rFonts w:hint="eastAsia"/>
          <w:sz w:val="24"/>
        </w:rPr>
        <w:t>的违约金，且乙方在甲方终止合同之日起两年内不得参加甲方及其关联公司相同产品的采购活动。</w:t>
      </w:r>
    </w:p>
    <w:p w14:paraId="6CF1BA4A" w14:textId="77777777"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若因乙方原因延迟交货或未按约定时间完成项目实施服务的，乙方应向甲方支付违约金，违约金每日按合同总价的千分之一计算。延迟交付超过【</w:t>
      </w:r>
      <w:r>
        <w:rPr>
          <w:rFonts w:hint="eastAsia"/>
          <w:sz w:val="24"/>
        </w:rPr>
        <w:t>1</w:t>
      </w:r>
      <w:r>
        <w:rPr>
          <w:sz w:val="24"/>
        </w:rPr>
        <w:t>5</w:t>
      </w:r>
      <w:r>
        <w:rPr>
          <w:rFonts w:hint="eastAsia"/>
          <w:sz w:val="24"/>
        </w:rPr>
        <w:t>】天的，甲方有权拒绝支付任何款项，并有权书面通知乙方解除合同，要求乙方退还全部已收款项，并要求乙方支付合同总额</w:t>
      </w:r>
      <w:r>
        <w:rPr>
          <w:rFonts w:hint="eastAsia"/>
          <w:sz w:val="24"/>
        </w:rPr>
        <w:t>20%</w:t>
      </w:r>
      <w:r>
        <w:rPr>
          <w:rFonts w:hint="eastAsia"/>
          <w:sz w:val="24"/>
        </w:rPr>
        <w:t>的违约金。</w:t>
      </w:r>
    </w:p>
    <w:p w14:paraId="10849981" w14:textId="5988B906"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乙方提供的服务质量</w:t>
      </w:r>
      <w:del w:id="182" w:author="曲薇" w:date="2025-11-04T12:52:00Z">
        <w:r w:rsidDel="004D5FC7">
          <w:rPr>
            <w:rFonts w:hint="eastAsia"/>
            <w:sz w:val="24"/>
          </w:rPr>
          <w:delText>和</w:delText>
        </w:r>
      </w:del>
      <w:ins w:id="183" w:author="曲薇" w:date="2025-11-04T12:52:00Z">
        <w:r w:rsidR="004D5FC7">
          <w:rPr>
            <w:rFonts w:hint="eastAsia"/>
            <w:sz w:val="24"/>
          </w:rPr>
          <w:t>或</w:t>
        </w:r>
      </w:ins>
      <w:r>
        <w:rPr>
          <w:rFonts w:hint="eastAsia"/>
          <w:sz w:val="24"/>
        </w:rPr>
        <w:t>服务成果不符合本合同约定的，乙方应在收到甲方的书面通知后的</w:t>
      </w:r>
      <w:r>
        <w:rPr>
          <w:rFonts w:hint="eastAsia"/>
          <w:sz w:val="24"/>
        </w:rPr>
        <w:t>2</w:t>
      </w:r>
      <w:r>
        <w:rPr>
          <w:rFonts w:hint="eastAsia"/>
          <w:sz w:val="24"/>
        </w:rPr>
        <w:t>日内做出回复并积极采取补救措施，并应在甲方要求的期限内提交合格服务成果并通过甲方验收。否则甲方有权拒绝支付未付款项，并且甲方有权保留解除合同追究违约责任的权利。</w:t>
      </w:r>
    </w:p>
    <w:p w14:paraId="4A019DA3" w14:textId="40B3F464" w:rsidR="001C0629" w:rsidRDefault="00031510" w:rsidP="004D5FC7">
      <w:pPr>
        <w:pStyle w:val="af9"/>
        <w:numPr>
          <w:ilvl w:val="0"/>
          <w:numId w:val="15"/>
        </w:numPr>
        <w:tabs>
          <w:tab w:val="left" w:pos="567"/>
        </w:tabs>
        <w:spacing w:line="360" w:lineRule="auto"/>
        <w:ind w:left="567" w:firstLineChars="0" w:hanging="567"/>
        <w:rPr>
          <w:sz w:val="24"/>
        </w:rPr>
        <w:pPrChange w:id="184" w:author="曲薇" w:date="2025-11-04T12:52:00Z">
          <w:pPr>
            <w:pStyle w:val="af9"/>
            <w:numPr>
              <w:numId w:val="15"/>
            </w:numPr>
            <w:tabs>
              <w:tab w:val="left" w:pos="567"/>
            </w:tabs>
            <w:spacing w:line="360" w:lineRule="auto"/>
            <w:ind w:left="420" w:firstLineChars="0" w:hanging="420"/>
          </w:pPr>
        </w:pPrChange>
      </w:pPr>
      <w:r>
        <w:rPr>
          <w:rFonts w:hint="eastAsia"/>
          <w:sz w:val="24"/>
        </w:rPr>
        <w:t>乙方应保证</w:t>
      </w:r>
      <w:r>
        <w:rPr>
          <w:rFonts w:hint="eastAsia"/>
          <w:sz w:val="24"/>
        </w:rPr>
        <w:t>其向甲方交付的软件（包括但不限于软件源代码、多媒体文件等一切内容）及乙方使用该等软件不侵犯第三人之所有权和著作权（版权）、专利权等知识产权及相应软件使用协议。如有第三方声称甲方或甲方所分许可的单位使用本软件侵犯了第三方的知</w:t>
      </w:r>
      <w:r>
        <w:rPr>
          <w:rFonts w:hint="eastAsia"/>
          <w:sz w:val="24"/>
        </w:rPr>
        <w:lastRenderedPageBreak/>
        <w:t>识产权或其它财产权利的，乙方不仅应直接参与纠纷的解决</w:t>
      </w:r>
      <w:ins w:id="185" w:author="Hansoh Minghui" w:date="2025-10-15T10:45:00Z">
        <w:r>
          <w:rPr>
            <w:rFonts w:hint="eastAsia"/>
            <w:sz w:val="24"/>
          </w:rPr>
          <w:t>、尽力为甲方提供辩护以确保甲方不受损害</w:t>
        </w:r>
      </w:ins>
      <w:r>
        <w:rPr>
          <w:rFonts w:hint="eastAsia"/>
          <w:sz w:val="24"/>
        </w:rPr>
        <w:t>，还应按照本合同总金额</w:t>
      </w:r>
      <w:r>
        <w:rPr>
          <w:rFonts w:hint="eastAsia"/>
          <w:sz w:val="24"/>
        </w:rPr>
        <w:t>20%</w:t>
      </w:r>
      <w:r>
        <w:rPr>
          <w:rFonts w:hint="eastAsia"/>
          <w:sz w:val="24"/>
        </w:rPr>
        <w:t>向甲方支付违约金，并承担由此产生的全部法律责任；如给甲方造成损失的，乙方应承担赔偿全部损失的责任</w:t>
      </w:r>
      <w:ins w:id="186" w:author="曲薇" w:date="2025-11-04T13:06:00Z">
        <w:r w:rsidR="00812F45">
          <w:rPr>
            <w:rFonts w:hint="eastAsia"/>
            <w:sz w:val="24"/>
          </w:rPr>
          <w:t>；此外，甲方</w:t>
        </w:r>
      </w:ins>
      <w:ins w:id="187" w:author="曲薇" w:date="2025-11-04T13:07:00Z">
        <w:r w:rsidR="00812F45">
          <w:rPr>
            <w:rFonts w:hint="eastAsia"/>
            <w:sz w:val="24"/>
          </w:rPr>
          <w:t>有权拒绝支付任何款项，并可随时终止合同、要求乙方退还全部已收款项</w:t>
        </w:r>
      </w:ins>
      <w:r>
        <w:rPr>
          <w:rFonts w:hint="eastAsia"/>
          <w:sz w:val="24"/>
        </w:rPr>
        <w:t>。</w:t>
      </w:r>
    </w:p>
    <w:p w14:paraId="3B0963C3" w14:textId="77777777"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因产品问题导致的任何责任（包括但不限于产品质量责任、人身损害赔偿责任等责</w:t>
      </w:r>
      <w:r>
        <w:rPr>
          <w:rFonts w:hint="eastAsia"/>
          <w:sz w:val="24"/>
        </w:rPr>
        <w:t>任），均应由乙方负责解决，导致甲方损失或对外承担责任的，乙方赔偿甲方的全部损失。</w:t>
      </w:r>
    </w:p>
    <w:p w14:paraId="7244F8BE" w14:textId="77777777"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乙方违反国家法律、法规、规章、政策等规定开具、提供发票的，乙方应自行承担相应法律责任，并承担如下违约责任：</w:t>
      </w:r>
    </w:p>
    <w:p w14:paraId="5B07871C" w14:textId="77777777" w:rsidR="001C0629" w:rsidRDefault="00031510">
      <w:pPr>
        <w:pStyle w:val="af9"/>
        <w:numPr>
          <w:ilvl w:val="1"/>
          <w:numId w:val="15"/>
        </w:numPr>
        <w:spacing w:line="360" w:lineRule="auto"/>
        <w:ind w:firstLineChars="0" w:hanging="213"/>
        <w:rPr>
          <w:sz w:val="24"/>
        </w:rPr>
      </w:pPr>
      <w:r>
        <w:rPr>
          <w:rFonts w:hint="eastAsia"/>
          <w:sz w:val="24"/>
        </w:rPr>
        <w:t>乙方应按甲方要求采取重新开具发票等补救措施；</w:t>
      </w:r>
    </w:p>
    <w:p w14:paraId="4AD72133" w14:textId="77777777" w:rsidR="001C0629" w:rsidRDefault="00031510">
      <w:pPr>
        <w:pStyle w:val="af9"/>
        <w:numPr>
          <w:ilvl w:val="1"/>
          <w:numId w:val="15"/>
        </w:numPr>
        <w:spacing w:line="360" w:lineRule="auto"/>
        <w:ind w:left="1276" w:firstLineChars="0" w:hanging="709"/>
        <w:rPr>
          <w:sz w:val="24"/>
        </w:rPr>
      </w:pPr>
      <w:r>
        <w:rPr>
          <w:rFonts w:hint="eastAsia"/>
          <w:sz w:val="24"/>
        </w:rPr>
        <w:t>乙方应向甲方赔偿全部损失，同时甲方有权要求乙方承担合同总额</w:t>
      </w:r>
      <w:r>
        <w:rPr>
          <w:rFonts w:hint="eastAsia"/>
          <w:sz w:val="24"/>
        </w:rPr>
        <w:t>20%</w:t>
      </w:r>
      <w:r>
        <w:rPr>
          <w:rFonts w:hint="eastAsia"/>
          <w:sz w:val="24"/>
        </w:rPr>
        <w:t>的违约金；</w:t>
      </w:r>
    </w:p>
    <w:p w14:paraId="3A218E2D" w14:textId="77777777" w:rsidR="001C0629" w:rsidRDefault="00031510">
      <w:pPr>
        <w:pStyle w:val="af9"/>
        <w:numPr>
          <w:ilvl w:val="1"/>
          <w:numId w:val="15"/>
        </w:numPr>
        <w:spacing w:line="360" w:lineRule="auto"/>
        <w:ind w:firstLineChars="0" w:hanging="213"/>
        <w:rPr>
          <w:sz w:val="24"/>
        </w:rPr>
      </w:pPr>
      <w:r>
        <w:rPr>
          <w:rFonts w:hint="eastAsia"/>
          <w:sz w:val="24"/>
        </w:rPr>
        <w:t>乙方已经提交履约保证金的，甲方将不予退还；</w:t>
      </w:r>
    </w:p>
    <w:p w14:paraId="3458165C" w14:textId="77777777" w:rsidR="001C0629" w:rsidRDefault="00031510">
      <w:pPr>
        <w:pStyle w:val="af9"/>
        <w:numPr>
          <w:ilvl w:val="1"/>
          <w:numId w:val="15"/>
        </w:numPr>
        <w:spacing w:line="360" w:lineRule="auto"/>
        <w:ind w:left="1276" w:firstLineChars="0" w:hanging="709"/>
        <w:rPr>
          <w:sz w:val="24"/>
        </w:rPr>
      </w:pPr>
      <w:r>
        <w:rPr>
          <w:rFonts w:hint="eastAsia"/>
          <w:sz w:val="24"/>
        </w:rPr>
        <w:t>甲方有权终止合同，乙方在甲方终止合同之日起两年内不得参加甲方及其关联公司相同产品的采购活动。</w:t>
      </w:r>
    </w:p>
    <w:p w14:paraId="325EA23C" w14:textId="77777777"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乙方提供的增值税专用发票没有通过税务部门认证，造成甲方不能抵扣</w:t>
      </w:r>
      <w:r>
        <w:rPr>
          <w:rFonts w:hint="eastAsia"/>
          <w:sz w:val="24"/>
        </w:rPr>
        <w:t>的，乙方应承担甲方因此造成的全部损失，甲方有权终止合同并要求乙方承担合同总额</w:t>
      </w:r>
      <w:r>
        <w:rPr>
          <w:rFonts w:hint="eastAsia"/>
          <w:sz w:val="24"/>
        </w:rPr>
        <w:t>20%</w:t>
      </w:r>
      <w:r>
        <w:rPr>
          <w:rFonts w:hint="eastAsia"/>
          <w:sz w:val="24"/>
        </w:rPr>
        <w:t>的违约金。</w:t>
      </w:r>
    </w:p>
    <w:p w14:paraId="7382B754" w14:textId="1C91129D" w:rsidR="001C0629" w:rsidRDefault="00031510">
      <w:pPr>
        <w:pStyle w:val="af9"/>
        <w:numPr>
          <w:ilvl w:val="0"/>
          <w:numId w:val="15"/>
        </w:numPr>
        <w:tabs>
          <w:tab w:val="left" w:pos="567"/>
        </w:tabs>
        <w:spacing w:line="360" w:lineRule="auto"/>
        <w:ind w:left="567" w:firstLineChars="0" w:hanging="567"/>
        <w:rPr>
          <w:sz w:val="24"/>
        </w:rPr>
      </w:pPr>
      <w:r>
        <w:rPr>
          <w:rFonts w:hint="eastAsia"/>
          <w:sz w:val="24"/>
        </w:rPr>
        <w:t>乙方违反保密约定，故意、过错或过失泄密的，按</w:t>
      </w:r>
      <w:commentRangeStart w:id="188"/>
      <w:r>
        <w:rPr>
          <w:rFonts w:hint="eastAsia"/>
          <w:sz w:val="24"/>
        </w:rPr>
        <w:t>附件《保密协议》</w:t>
      </w:r>
      <w:commentRangeEnd w:id="188"/>
      <w:r>
        <w:rPr>
          <w:rStyle w:val="af7"/>
        </w:rPr>
        <w:commentReference w:id="188"/>
      </w:r>
      <w:r>
        <w:rPr>
          <w:rFonts w:hint="eastAsia"/>
          <w:sz w:val="24"/>
        </w:rPr>
        <w:t>约定承担违约责任</w:t>
      </w:r>
      <w:ins w:id="189" w:author="曲薇" w:date="2025-11-04T13:10:00Z">
        <w:r w:rsidR="009A103C">
          <w:rPr>
            <w:rFonts w:hint="eastAsia"/>
            <w:sz w:val="24"/>
          </w:rPr>
          <w:t>；此外，甲方</w:t>
        </w:r>
        <w:r w:rsidR="009A103C">
          <w:rPr>
            <w:rFonts w:hint="eastAsia"/>
            <w:sz w:val="24"/>
          </w:rPr>
          <w:t>还</w:t>
        </w:r>
        <w:r w:rsidR="009A103C">
          <w:rPr>
            <w:rFonts w:hint="eastAsia"/>
            <w:sz w:val="24"/>
          </w:rPr>
          <w:t>有权拒绝支付任何款项，并可随时终止合同、要求乙方退还全部已收款项</w:t>
        </w:r>
      </w:ins>
      <w:r>
        <w:rPr>
          <w:rFonts w:hint="eastAsia"/>
          <w:sz w:val="24"/>
        </w:rPr>
        <w:t>。</w:t>
      </w:r>
    </w:p>
    <w:p w14:paraId="791BCCB1" w14:textId="09F6CCDD" w:rsidR="001C0629" w:rsidRDefault="00031510">
      <w:pPr>
        <w:pStyle w:val="af9"/>
        <w:numPr>
          <w:ilvl w:val="0"/>
          <w:numId w:val="15"/>
        </w:numPr>
        <w:tabs>
          <w:tab w:val="left" w:pos="567"/>
        </w:tabs>
        <w:spacing w:line="360" w:lineRule="auto"/>
        <w:ind w:left="567" w:firstLineChars="0" w:hanging="567"/>
        <w:rPr>
          <w:ins w:id="190" w:author="曲薇" w:date="2025-11-04T13:00:00Z"/>
          <w:sz w:val="24"/>
        </w:rPr>
      </w:pPr>
      <w:r>
        <w:rPr>
          <w:rFonts w:hint="eastAsia"/>
          <w:sz w:val="24"/>
        </w:rPr>
        <w:t>本合同所称之损失包括实际损失和合同履行后可以获得的利益、诉讼或仲裁费以及合理的调查费、律师费等相关法律费用。</w:t>
      </w:r>
    </w:p>
    <w:p w14:paraId="5C1DF33B" w14:textId="10C45E81" w:rsidR="00EC16E1" w:rsidRPr="00EC16E1" w:rsidRDefault="00EC16E1" w:rsidP="00EC16E1">
      <w:pPr>
        <w:pStyle w:val="af9"/>
        <w:numPr>
          <w:ilvl w:val="0"/>
          <w:numId w:val="15"/>
        </w:numPr>
        <w:tabs>
          <w:tab w:val="left" w:pos="567"/>
        </w:tabs>
        <w:spacing w:line="360" w:lineRule="auto"/>
        <w:ind w:left="567" w:firstLineChars="0" w:hanging="567"/>
        <w:rPr>
          <w:sz w:val="24"/>
          <w:rPrChange w:id="191" w:author="曲薇" w:date="2025-11-04T13:00:00Z">
            <w:rPr/>
          </w:rPrChange>
        </w:rPr>
        <w:pPrChange w:id="192" w:author="曲薇" w:date="2025-11-04T13:00:00Z">
          <w:pPr>
            <w:pStyle w:val="af9"/>
            <w:numPr>
              <w:numId w:val="15"/>
            </w:numPr>
            <w:tabs>
              <w:tab w:val="left" w:pos="567"/>
            </w:tabs>
            <w:spacing w:line="360" w:lineRule="auto"/>
            <w:ind w:left="420" w:firstLineChars="0" w:hanging="420"/>
          </w:pPr>
        </w:pPrChange>
      </w:pPr>
      <w:ins w:id="193" w:author="曲薇" w:date="2025-11-04T13:00:00Z">
        <w:r w:rsidRPr="00EC16E1">
          <w:rPr>
            <w:rFonts w:hint="eastAsia"/>
            <w:sz w:val="24"/>
          </w:rPr>
          <w:t>甲方有权从任何双方签订的已履约合同未结算款项中优先予以扣除因乙方违</w:t>
        </w:r>
        <w:r w:rsidRPr="00EC16E1">
          <w:rPr>
            <w:rFonts w:hint="eastAsia"/>
            <w:sz w:val="24"/>
            <w:rPrChange w:id="194" w:author="曲薇" w:date="2025-11-04T13:00:00Z">
              <w:rPr>
                <w:rFonts w:hint="eastAsia"/>
              </w:rPr>
            </w:rPrChange>
          </w:rPr>
          <w:t>约而应向甲方支付的任何款项，且无需承担任何违约责任</w:t>
        </w:r>
        <w:r>
          <w:rPr>
            <w:rFonts w:hint="eastAsia"/>
            <w:sz w:val="24"/>
          </w:rPr>
          <w:t>。</w:t>
        </w:r>
      </w:ins>
    </w:p>
    <w:p w14:paraId="3A889B03" w14:textId="77777777" w:rsidR="001C0629" w:rsidRDefault="00031510">
      <w:pPr>
        <w:pStyle w:val="1"/>
        <w:numPr>
          <w:ilvl w:val="0"/>
          <w:numId w:val="2"/>
        </w:numPr>
        <w:spacing w:line="500" w:lineRule="exact"/>
        <w:rPr>
          <w:b w:val="0"/>
          <w:bCs w:val="0"/>
          <w:kern w:val="2"/>
          <w:sz w:val="24"/>
          <w:szCs w:val="24"/>
        </w:rPr>
      </w:pPr>
      <w:bookmarkStart w:id="195" w:name="_Toc109997458"/>
      <w:bookmarkStart w:id="196" w:name="_Toc68613778"/>
      <w:bookmarkStart w:id="197" w:name="_Toc135123330"/>
      <w:r>
        <w:rPr>
          <w:rFonts w:hint="eastAsia"/>
          <w:kern w:val="2"/>
          <w:sz w:val="24"/>
          <w:szCs w:val="24"/>
        </w:rPr>
        <w:t>不</w:t>
      </w:r>
      <w:r>
        <w:rPr>
          <w:rFonts w:hint="eastAsia"/>
          <w:kern w:val="2"/>
          <w:sz w:val="24"/>
          <w:szCs w:val="24"/>
        </w:rPr>
        <w:t>可抗力</w:t>
      </w:r>
      <w:bookmarkEnd w:id="195"/>
      <w:bookmarkEnd w:id="196"/>
      <w:bookmarkEnd w:id="197"/>
    </w:p>
    <w:p w14:paraId="25AF8D8B" w14:textId="77777777" w:rsidR="001C0629" w:rsidRDefault="00031510">
      <w:pPr>
        <w:pStyle w:val="af9"/>
        <w:numPr>
          <w:ilvl w:val="0"/>
          <w:numId w:val="16"/>
        </w:numPr>
        <w:spacing w:line="360" w:lineRule="auto"/>
        <w:ind w:left="567" w:firstLineChars="0" w:hanging="567"/>
        <w:rPr>
          <w:sz w:val="24"/>
        </w:rPr>
      </w:pPr>
      <w:r>
        <w:rPr>
          <w:rFonts w:hint="eastAsia"/>
          <w:sz w:val="24"/>
        </w:rPr>
        <w:t>本合同所指不可抗力，是指不能预见、不能避免并不能克服的客观情况。包括但不限于如战争、火灾、洪水、台风、地震等灾害，及国家政策的重大变化、疫情防控等。</w:t>
      </w:r>
    </w:p>
    <w:p w14:paraId="5AD5E3F6" w14:textId="77777777" w:rsidR="001C0629" w:rsidRDefault="00031510">
      <w:pPr>
        <w:pStyle w:val="af9"/>
        <w:numPr>
          <w:ilvl w:val="0"/>
          <w:numId w:val="16"/>
        </w:numPr>
        <w:spacing w:line="360" w:lineRule="auto"/>
        <w:ind w:left="567" w:firstLineChars="0" w:hanging="567"/>
        <w:rPr>
          <w:sz w:val="24"/>
        </w:rPr>
      </w:pPr>
      <w:r>
        <w:rPr>
          <w:rFonts w:hint="eastAsia"/>
          <w:sz w:val="24"/>
        </w:rPr>
        <w:t>由于不可抗力事件，致使一方在履行其在本合同项下的义务过程中遇到障碍或延误，不能按约定的条款全部或部分履行其义务的，遇到不可抗力事件的一方（“受阻方”），只要满足下列所有条件，不应视为违反本合同：</w:t>
      </w:r>
      <w:r>
        <w:rPr>
          <w:rFonts w:hint="eastAsia"/>
          <w:sz w:val="24"/>
        </w:rPr>
        <w:t xml:space="preserve"> </w:t>
      </w:r>
    </w:p>
    <w:p w14:paraId="5A9745BB" w14:textId="77777777" w:rsidR="001C0629" w:rsidRDefault="00031510">
      <w:pPr>
        <w:pStyle w:val="af9"/>
        <w:numPr>
          <w:ilvl w:val="0"/>
          <w:numId w:val="17"/>
        </w:numPr>
        <w:spacing w:line="360" w:lineRule="auto"/>
        <w:ind w:left="1276" w:firstLineChars="0" w:hanging="709"/>
        <w:rPr>
          <w:sz w:val="24"/>
        </w:rPr>
      </w:pPr>
      <w:r>
        <w:rPr>
          <w:rFonts w:hint="eastAsia"/>
          <w:sz w:val="24"/>
        </w:rPr>
        <w:t>受阻方不能全部或部分履行其义务，是由于不可抗力事件直接造成的，且在不可抗</w:t>
      </w:r>
      <w:r>
        <w:rPr>
          <w:rFonts w:hint="eastAsia"/>
          <w:sz w:val="24"/>
        </w:rPr>
        <w:lastRenderedPageBreak/>
        <w:t>力发生前受阻方不存在迟延履行相关义务的情形；</w:t>
      </w:r>
    </w:p>
    <w:p w14:paraId="785B1050" w14:textId="77777777" w:rsidR="001C0629" w:rsidRDefault="00031510">
      <w:pPr>
        <w:pStyle w:val="af9"/>
        <w:numPr>
          <w:ilvl w:val="0"/>
          <w:numId w:val="17"/>
        </w:numPr>
        <w:spacing w:line="360" w:lineRule="auto"/>
        <w:ind w:left="1276" w:firstLineChars="0" w:hanging="709"/>
        <w:rPr>
          <w:sz w:val="24"/>
        </w:rPr>
      </w:pPr>
      <w:r>
        <w:rPr>
          <w:rFonts w:hint="eastAsia"/>
          <w:sz w:val="24"/>
        </w:rPr>
        <w:t>受阻方已尽最大努力履行其义务并减少由于不可抗力事件给另一方造成的损失；及不可抗力事件发生，受阻方已立即通知了对方，并在不可抗力事件发生后的十五</w:t>
      </w:r>
      <w:r>
        <w:rPr>
          <w:rFonts w:hint="eastAsia"/>
          <w:sz w:val="24"/>
        </w:rPr>
        <w:t>(</w:t>
      </w:r>
      <w:r>
        <w:rPr>
          <w:sz w:val="24"/>
        </w:rPr>
        <w:t>15</w:t>
      </w:r>
      <w:r>
        <w:rPr>
          <w:rFonts w:hint="eastAsia"/>
          <w:sz w:val="24"/>
        </w:rPr>
        <w:t>)</w:t>
      </w:r>
      <w:r>
        <w:rPr>
          <w:rFonts w:hint="eastAsia"/>
          <w:sz w:val="24"/>
        </w:rPr>
        <w:t>天内提供有关该事件的公证文书和书面说明，书面说明中应包括对延迟履行或部分履行本合同的原因说明。</w:t>
      </w:r>
    </w:p>
    <w:p w14:paraId="588DD727" w14:textId="77777777" w:rsidR="001C0629" w:rsidRDefault="00031510">
      <w:pPr>
        <w:pStyle w:val="af9"/>
        <w:numPr>
          <w:ilvl w:val="0"/>
          <w:numId w:val="16"/>
        </w:numPr>
        <w:spacing w:line="360" w:lineRule="auto"/>
        <w:ind w:left="567" w:firstLineChars="0" w:hanging="567"/>
        <w:rPr>
          <w:sz w:val="24"/>
        </w:rPr>
      </w:pPr>
      <w:r>
        <w:rPr>
          <w:rFonts w:hint="eastAsia"/>
          <w:sz w:val="24"/>
        </w:rPr>
        <w:t>不可抗力事件终止或被排除后，受阻方应继续履行本合同，并应</w:t>
      </w:r>
      <w:r>
        <w:rPr>
          <w:rFonts w:hint="eastAsia"/>
          <w:sz w:val="24"/>
        </w:rPr>
        <w:t>3</w:t>
      </w:r>
      <w:r>
        <w:rPr>
          <w:rFonts w:hint="eastAsia"/>
          <w:sz w:val="24"/>
        </w:rPr>
        <w:t>个</w:t>
      </w:r>
      <w:r>
        <w:rPr>
          <w:sz w:val="24"/>
        </w:rPr>
        <w:t>工作日内</w:t>
      </w:r>
      <w:r>
        <w:rPr>
          <w:rFonts w:hint="eastAsia"/>
          <w:sz w:val="24"/>
        </w:rPr>
        <w:t>通知另一方。受阻方应可延长履行义务的时间，延长期应相当于不可抗力事件实际造成延误的时间。</w:t>
      </w:r>
    </w:p>
    <w:p w14:paraId="5483EA61" w14:textId="77777777" w:rsidR="001C0629" w:rsidRDefault="00031510">
      <w:pPr>
        <w:pStyle w:val="af9"/>
        <w:numPr>
          <w:ilvl w:val="0"/>
          <w:numId w:val="16"/>
        </w:numPr>
        <w:spacing w:line="360" w:lineRule="auto"/>
        <w:ind w:left="567" w:firstLineChars="0" w:hanging="567"/>
        <w:rPr>
          <w:sz w:val="24"/>
        </w:rPr>
      </w:pPr>
      <w:r>
        <w:rPr>
          <w:rFonts w:hint="eastAsia"/>
          <w:sz w:val="24"/>
        </w:rPr>
        <w:t>如果不可抗力事件的影响持续达三十（</w:t>
      </w:r>
      <w:r>
        <w:rPr>
          <w:rFonts w:hint="eastAsia"/>
          <w:sz w:val="24"/>
        </w:rPr>
        <w:t>30</w:t>
      </w:r>
      <w:r>
        <w:rPr>
          <w:rFonts w:hint="eastAsia"/>
          <w:sz w:val="24"/>
        </w:rPr>
        <w:t>）日或以上时，双方应根据该事件对本合同履行的影响程度协商对本合同的修改或终止。如在一方发出协商书面通知之日起十（</w:t>
      </w:r>
      <w:r>
        <w:rPr>
          <w:rFonts w:hint="eastAsia"/>
          <w:sz w:val="24"/>
        </w:rPr>
        <w:t>10</w:t>
      </w:r>
      <w:r>
        <w:rPr>
          <w:rFonts w:hint="eastAsia"/>
          <w:sz w:val="24"/>
        </w:rPr>
        <w:t>）日内双方无法就此达成一致，任何一方均有权解除本合同而无需承担违约责任。</w:t>
      </w:r>
    </w:p>
    <w:p w14:paraId="63C364B3" w14:textId="77777777" w:rsidR="001C0629" w:rsidRDefault="00031510">
      <w:pPr>
        <w:pStyle w:val="1"/>
        <w:numPr>
          <w:ilvl w:val="0"/>
          <w:numId w:val="2"/>
        </w:numPr>
        <w:spacing w:line="500" w:lineRule="exact"/>
        <w:rPr>
          <w:sz w:val="24"/>
        </w:rPr>
      </w:pPr>
      <w:bookmarkStart w:id="198" w:name="_Toc68613780"/>
      <w:bookmarkStart w:id="199" w:name="_Toc49001501"/>
      <w:bookmarkStart w:id="200" w:name="_Toc49080817"/>
      <w:bookmarkStart w:id="201" w:name="_Toc109997459"/>
      <w:bookmarkStart w:id="202" w:name="_Toc135123331"/>
      <w:r>
        <w:rPr>
          <w:rFonts w:hint="eastAsia"/>
          <w:sz w:val="24"/>
        </w:rPr>
        <w:t>法律适用和争议解决</w:t>
      </w:r>
      <w:bookmarkEnd w:id="198"/>
      <w:bookmarkEnd w:id="199"/>
      <w:bookmarkEnd w:id="200"/>
      <w:bookmarkEnd w:id="201"/>
      <w:bookmarkEnd w:id="202"/>
    </w:p>
    <w:p w14:paraId="59FB2295" w14:textId="77777777" w:rsidR="001C0629" w:rsidRDefault="00031510">
      <w:pPr>
        <w:pStyle w:val="a7"/>
        <w:numPr>
          <w:ilvl w:val="0"/>
          <w:numId w:val="18"/>
        </w:numPr>
        <w:spacing w:line="360" w:lineRule="auto"/>
        <w:ind w:left="567" w:hanging="567"/>
        <w:rPr>
          <w:snapToGrid w:val="0"/>
          <w:sz w:val="24"/>
        </w:rPr>
      </w:pPr>
      <w:bookmarkStart w:id="203" w:name="_Toc68613781"/>
      <w:bookmarkStart w:id="204" w:name="_Toc49080818"/>
      <w:bookmarkStart w:id="205" w:name="_Toc49001502"/>
      <w:r>
        <w:rPr>
          <w:rFonts w:hint="eastAsia"/>
          <w:snapToGrid w:val="0"/>
          <w:sz w:val="24"/>
        </w:rPr>
        <w:t>本合同的</w:t>
      </w:r>
      <w:r>
        <w:rPr>
          <w:rFonts w:hint="eastAsia"/>
          <w:snapToGrid w:val="0"/>
          <w:sz w:val="24"/>
        </w:rPr>
        <w:t>成立、有效性、解释、履行、签署、修订和终止以及争议的解决均应适用中华人民共和国法律（不包含港澳台地区法律）。</w:t>
      </w:r>
    </w:p>
    <w:p w14:paraId="126A9C20" w14:textId="77777777" w:rsidR="001C0629" w:rsidRDefault="00031510">
      <w:pPr>
        <w:pStyle w:val="a7"/>
        <w:numPr>
          <w:ilvl w:val="0"/>
          <w:numId w:val="18"/>
        </w:numPr>
        <w:spacing w:line="360" w:lineRule="auto"/>
        <w:ind w:left="567" w:hanging="567"/>
        <w:rPr>
          <w:snapToGrid w:val="0"/>
          <w:sz w:val="24"/>
        </w:rPr>
      </w:pPr>
      <w:r>
        <w:rPr>
          <w:rFonts w:hint="eastAsia"/>
          <w:snapToGrid w:val="0"/>
          <w:sz w:val="24"/>
        </w:rPr>
        <w:t>如果任何争议或权利要求起因于本合同或与本合同有关或与本合同的解释、违约、终止或效力有关，都应由</w:t>
      </w:r>
      <w:r>
        <w:rPr>
          <w:snapToGrid w:val="0"/>
          <w:sz w:val="24"/>
        </w:rPr>
        <w:t>双方</w:t>
      </w:r>
      <w:r>
        <w:rPr>
          <w:rFonts w:hint="eastAsia"/>
          <w:snapToGrid w:val="0"/>
          <w:sz w:val="24"/>
        </w:rPr>
        <w:t>通过友好协商解决。协商应在</w:t>
      </w:r>
      <w:proofErr w:type="gramStart"/>
      <w:r>
        <w:rPr>
          <w:rFonts w:hint="eastAsia"/>
          <w:snapToGrid w:val="0"/>
          <w:sz w:val="24"/>
        </w:rPr>
        <w:t>一</w:t>
      </w:r>
      <w:proofErr w:type="gramEnd"/>
      <w:r>
        <w:rPr>
          <w:rFonts w:hint="eastAsia"/>
          <w:snapToGrid w:val="0"/>
          <w:sz w:val="24"/>
        </w:rPr>
        <w:t>方向另一方送达关于协商的书面要求后立即开始。</w:t>
      </w:r>
    </w:p>
    <w:p w14:paraId="1EF443FB" w14:textId="77777777" w:rsidR="001C0629" w:rsidRDefault="00031510">
      <w:pPr>
        <w:pStyle w:val="a7"/>
        <w:numPr>
          <w:ilvl w:val="0"/>
          <w:numId w:val="18"/>
        </w:numPr>
        <w:spacing w:line="360" w:lineRule="auto"/>
        <w:ind w:left="567" w:hanging="567"/>
        <w:rPr>
          <w:sz w:val="24"/>
        </w:rPr>
      </w:pPr>
      <w:r>
        <w:rPr>
          <w:rFonts w:hint="eastAsia"/>
          <w:snapToGrid w:val="0"/>
          <w:sz w:val="24"/>
        </w:rPr>
        <w:t>如果在一方提出协商要求后的十（</w:t>
      </w:r>
      <w:r>
        <w:rPr>
          <w:rFonts w:hint="eastAsia"/>
          <w:snapToGrid w:val="0"/>
          <w:sz w:val="24"/>
        </w:rPr>
        <w:t>10</w:t>
      </w:r>
      <w:r>
        <w:rPr>
          <w:rFonts w:hint="eastAsia"/>
          <w:snapToGrid w:val="0"/>
          <w:sz w:val="24"/>
        </w:rPr>
        <w:t>）天内，双方通过协商不能解决争议，</w:t>
      </w:r>
      <w:r>
        <w:rPr>
          <w:rFonts w:hint="eastAsia"/>
          <w:sz w:val="24"/>
        </w:rPr>
        <w:t>则各方同意向甲方所在地有管辖权的人民法院提起诉讼。</w:t>
      </w:r>
    </w:p>
    <w:p w14:paraId="1BE0AB2F" w14:textId="77777777" w:rsidR="001C0629" w:rsidRDefault="00031510">
      <w:pPr>
        <w:pStyle w:val="a7"/>
        <w:numPr>
          <w:ilvl w:val="0"/>
          <w:numId w:val="18"/>
        </w:numPr>
        <w:spacing w:line="360" w:lineRule="auto"/>
        <w:ind w:left="567" w:hanging="567"/>
        <w:rPr>
          <w:snapToGrid w:val="0"/>
          <w:sz w:val="24"/>
        </w:rPr>
      </w:pPr>
      <w:r>
        <w:rPr>
          <w:rFonts w:hint="eastAsia"/>
          <w:snapToGrid w:val="0"/>
          <w:sz w:val="24"/>
        </w:rPr>
        <w:t>诉讼进行过程中，除双方有争议的部分外，本合同其他部分仍然有效，各方应继续履行。</w:t>
      </w:r>
    </w:p>
    <w:p w14:paraId="1513E9FE" w14:textId="77777777" w:rsidR="001C0629" w:rsidRDefault="00031510">
      <w:pPr>
        <w:pStyle w:val="a7"/>
        <w:numPr>
          <w:ilvl w:val="0"/>
          <w:numId w:val="18"/>
        </w:numPr>
        <w:spacing w:line="360" w:lineRule="auto"/>
        <w:ind w:left="567" w:hanging="567"/>
        <w:rPr>
          <w:snapToGrid w:val="0"/>
          <w:sz w:val="24"/>
        </w:rPr>
      </w:pPr>
      <w:r>
        <w:rPr>
          <w:rFonts w:hint="eastAsia"/>
          <w:snapToGrid w:val="0"/>
          <w:sz w:val="24"/>
        </w:rPr>
        <w:t>每一方同意使用本合同通知与送达</w:t>
      </w:r>
      <w:r>
        <w:rPr>
          <w:rFonts w:hint="eastAsia"/>
          <w:snapToGrid w:val="0"/>
          <w:sz w:val="24"/>
        </w:rPr>
        <w:t>条款规定的方式送达与诉讼或强制执行诉讼裁决有关的传票、通知或其他文件。本合同通知与送达条款中的任何规定均不应影响一方以法律允许的其他方式送达上述传票、通知或其他文件的权利。</w:t>
      </w:r>
    </w:p>
    <w:p w14:paraId="3804666D" w14:textId="77777777" w:rsidR="001C0629" w:rsidRDefault="00031510">
      <w:pPr>
        <w:pStyle w:val="1"/>
        <w:numPr>
          <w:ilvl w:val="0"/>
          <w:numId w:val="2"/>
        </w:numPr>
        <w:spacing w:line="500" w:lineRule="exact"/>
        <w:rPr>
          <w:sz w:val="24"/>
        </w:rPr>
      </w:pPr>
      <w:bookmarkStart w:id="206" w:name="_Toc135123332"/>
      <w:bookmarkStart w:id="207" w:name="_Toc109997460"/>
      <w:r>
        <w:rPr>
          <w:rFonts w:hint="eastAsia"/>
          <w:sz w:val="24"/>
        </w:rPr>
        <w:t>特别约定</w:t>
      </w:r>
      <w:bookmarkEnd w:id="206"/>
    </w:p>
    <w:p w14:paraId="1BDA436F" w14:textId="77777777" w:rsidR="001C0629" w:rsidRDefault="00031510">
      <w:pPr>
        <w:pStyle w:val="a7"/>
        <w:numPr>
          <w:ilvl w:val="0"/>
          <w:numId w:val="19"/>
        </w:numPr>
        <w:spacing w:line="360" w:lineRule="auto"/>
        <w:rPr>
          <w:snapToGrid w:val="0"/>
          <w:sz w:val="24"/>
        </w:rPr>
      </w:pPr>
      <w:r>
        <w:rPr>
          <w:rFonts w:hint="eastAsia"/>
          <w:snapToGrid w:val="0"/>
          <w:sz w:val="24"/>
        </w:rPr>
        <w:t>反商业贿赂</w:t>
      </w:r>
    </w:p>
    <w:p w14:paraId="1F59B904" w14:textId="77777777" w:rsidR="001C0629" w:rsidRDefault="00031510">
      <w:pPr>
        <w:pStyle w:val="af9"/>
        <w:numPr>
          <w:ilvl w:val="0"/>
          <w:numId w:val="20"/>
        </w:numPr>
        <w:spacing w:line="360" w:lineRule="auto"/>
        <w:ind w:left="1129" w:firstLineChars="0" w:hanging="709"/>
        <w:rPr>
          <w:sz w:val="24"/>
        </w:rPr>
      </w:pPr>
      <w:r>
        <w:rPr>
          <w:rFonts w:hint="eastAsia"/>
          <w:sz w:val="24"/>
        </w:rPr>
        <w:t>乙方清楚并愿意严格遵守中华人民共和国及所在运营地反商业贿赂、美国《反海外腐败法》的法律规定，清楚任何形式的贿赂和贪</w:t>
      </w:r>
      <w:proofErr w:type="gramStart"/>
      <w:r>
        <w:rPr>
          <w:rFonts w:hint="eastAsia"/>
          <w:sz w:val="24"/>
        </w:rPr>
        <w:t>渎</w:t>
      </w:r>
      <w:proofErr w:type="gramEnd"/>
      <w:r>
        <w:rPr>
          <w:rFonts w:hint="eastAsia"/>
          <w:sz w:val="24"/>
        </w:rPr>
        <w:t>行为都将触犯法律，并将受到法</w:t>
      </w:r>
      <w:r>
        <w:rPr>
          <w:rFonts w:hint="eastAsia"/>
          <w:sz w:val="24"/>
        </w:rPr>
        <w:lastRenderedPageBreak/>
        <w:t>律的严惩；</w:t>
      </w:r>
    </w:p>
    <w:p w14:paraId="501B9110" w14:textId="77777777" w:rsidR="001C0629" w:rsidRDefault="00031510">
      <w:pPr>
        <w:pStyle w:val="af9"/>
        <w:numPr>
          <w:ilvl w:val="0"/>
          <w:numId w:val="20"/>
        </w:numPr>
        <w:spacing w:line="360" w:lineRule="auto"/>
        <w:ind w:left="1129" w:firstLineChars="0" w:hanging="709"/>
        <w:rPr>
          <w:sz w:val="24"/>
        </w:rPr>
      </w:pPr>
      <w:r>
        <w:rPr>
          <w:rFonts w:hint="eastAsia"/>
          <w:sz w:val="24"/>
        </w:rPr>
        <w:t>乙方</w:t>
      </w:r>
      <w:del w:id="208" w:author="曲薇" w:date="2025-11-04T13:11:00Z">
        <w:r w:rsidDel="00100053">
          <w:rPr>
            <w:rFonts w:hint="eastAsia"/>
            <w:sz w:val="24"/>
          </w:rPr>
          <w:delText>均</w:delText>
        </w:r>
      </w:del>
      <w:r>
        <w:rPr>
          <w:rFonts w:hint="eastAsia"/>
          <w:sz w:val="24"/>
        </w:rPr>
        <w:t>不得向甲方或甲方经办人或其他相关人员索要、收受、提供、给予本合同约定外的任何利益，包括但不限于暗扣、现金、购物卡、实物、有价证券、旅游或其他非物质性利益等</w:t>
      </w:r>
      <w:r>
        <w:rPr>
          <w:rFonts w:hint="eastAsia"/>
          <w:sz w:val="24"/>
        </w:rPr>
        <w:t>；</w:t>
      </w:r>
    </w:p>
    <w:p w14:paraId="4C98FF02" w14:textId="77777777" w:rsidR="001C0629" w:rsidRDefault="00031510" w:rsidP="00100053">
      <w:pPr>
        <w:pStyle w:val="af9"/>
        <w:numPr>
          <w:ilvl w:val="0"/>
          <w:numId w:val="20"/>
        </w:numPr>
        <w:spacing w:line="360" w:lineRule="auto"/>
        <w:ind w:left="1129" w:firstLineChars="0" w:hanging="709"/>
        <w:rPr>
          <w:sz w:val="24"/>
        </w:rPr>
        <w:pPrChange w:id="209" w:author="曲薇" w:date="2025-11-04T13:11:00Z">
          <w:pPr>
            <w:pStyle w:val="af9"/>
            <w:numPr>
              <w:numId w:val="20"/>
            </w:numPr>
            <w:spacing w:line="360" w:lineRule="auto"/>
            <w:ind w:left="601" w:firstLineChars="0" w:hanging="420"/>
          </w:pPr>
        </w:pPrChange>
      </w:pPr>
      <w:r>
        <w:rPr>
          <w:rFonts w:hint="eastAsia"/>
          <w:sz w:val="24"/>
        </w:rPr>
        <w:t>如经甲方发现乙方存在任何商业贿赂行为的，视为严重违约，甲方有权解除本合同，并要求乙方退还已支付的费用，对尚未支付的费用甲方有权不予支付；同时甲方还有权要求乙方承担甲方由此遭受的一切损失（包括不限于差旅费、诉讼费、律师费、赔偿款等费用）。</w:t>
      </w:r>
    </w:p>
    <w:p w14:paraId="247BD4A8" w14:textId="77777777" w:rsidR="001C0629" w:rsidRDefault="00031510">
      <w:pPr>
        <w:pStyle w:val="a7"/>
        <w:numPr>
          <w:ilvl w:val="0"/>
          <w:numId w:val="19"/>
        </w:numPr>
        <w:spacing w:line="360" w:lineRule="auto"/>
        <w:rPr>
          <w:snapToGrid w:val="0"/>
          <w:sz w:val="24"/>
        </w:rPr>
      </w:pPr>
      <w:r>
        <w:rPr>
          <w:rFonts w:hint="eastAsia"/>
          <w:snapToGrid w:val="0"/>
          <w:sz w:val="24"/>
        </w:rPr>
        <w:t>审计权利</w:t>
      </w:r>
    </w:p>
    <w:p w14:paraId="3D99FE35" w14:textId="77777777" w:rsidR="001C0629" w:rsidDel="00100053" w:rsidRDefault="00031510" w:rsidP="00100053">
      <w:pPr>
        <w:pStyle w:val="af9"/>
        <w:numPr>
          <w:ilvl w:val="0"/>
          <w:numId w:val="21"/>
        </w:numPr>
        <w:spacing w:line="360" w:lineRule="auto"/>
        <w:ind w:left="1129" w:firstLineChars="0" w:hanging="709"/>
        <w:rPr>
          <w:del w:id="210" w:author="曲薇" w:date="2025-11-04T13:11:00Z"/>
          <w:sz w:val="24"/>
        </w:rPr>
        <w:pPrChange w:id="211" w:author="曲薇" w:date="2025-11-04T13:11:00Z">
          <w:pPr>
            <w:pStyle w:val="af9"/>
            <w:numPr>
              <w:numId w:val="21"/>
            </w:numPr>
            <w:spacing w:line="360" w:lineRule="auto"/>
            <w:ind w:left="840" w:firstLineChars="0" w:hanging="420"/>
          </w:pPr>
        </w:pPrChange>
      </w:pPr>
      <w:r>
        <w:rPr>
          <w:rFonts w:hint="eastAsia"/>
          <w:sz w:val="24"/>
        </w:rPr>
        <w:t>乙方应保证可持续发展能力与本项目可持续性要求的符合性，及会</w:t>
      </w:r>
    </w:p>
    <w:p w14:paraId="57BA148A" w14:textId="77777777" w:rsidR="001C0629" w:rsidRPr="00100053" w:rsidRDefault="00031510" w:rsidP="00100053">
      <w:pPr>
        <w:pStyle w:val="af9"/>
        <w:numPr>
          <w:ilvl w:val="0"/>
          <w:numId w:val="21"/>
        </w:numPr>
        <w:spacing w:line="360" w:lineRule="auto"/>
        <w:ind w:left="1129" w:firstLineChars="0" w:hanging="709"/>
        <w:rPr>
          <w:sz w:val="24"/>
          <w:rPrChange w:id="212" w:author="曲薇" w:date="2025-11-04T13:11:00Z">
            <w:rPr/>
          </w:rPrChange>
        </w:rPr>
        <w:pPrChange w:id="213" w:author="曲薇" w:date="2025-11-04T13:11:00Z">
          <w:pPr>
            <w:pStyle w:val="af9"/>
            <w:spacing w:line="360" w:lineRule="auto"/>
            <w:ind w:leftChars="600" w:left="1260" w:firstLineChars="0" w:firstLine="0"/>
          </w:pPr>
        </w:pPrChange>
      </w:pPr>
      <w:proofErr w:type="gramStart"/>
      <w:r w:rsidRPr="00100053">
        <w:rPr>
          <w:rFonts w:hint="eastAsia"/>
          <w:sz w:val="24"/>
          <w:rPrChange w:id="214" w:author="曲薇" w:date="2025-11-04T13:11:00Z">
            <w:rPr>
              <w:rFonts w:hint="eastAsia"/>
            </w:rPr>
          </w:rPrChange>
        </w:rPr>
        <w:t>计与税务</w:t>
      </w:r>
      <w:proofErr w:type="gramEnd"/>
      <w:r w:rsidRPr="00100053">
        <w:rPr>
          <w:rFonts w:hint="eastAsia"/>
          <w:sz w:val="24"/>
          <w:rPrChange w:id="215" w:author="曲薇" w:date="2025-11-04T13:11:00Z">
            <w:rPr>
              <w:rFonts w:hint="eastAsia"/>
            </w:rPr>
          </w:rPrChange>
        </w:rPr>
        <w:t>合</w:t>
      </w:r>
      <w:proofErr w:type="gramStart"/>
      <w:r w:rsidRPr="00100053">
        <w:rPr>
          <w:rFonts w:hint="eastAsia"/>
          <w:sz w:val="24"/>
          <w:rPrChange w:id="216" w:author="曲薇" w:date="2025-11-04T13:11:00Z">
            <w:rPr>
              <w:rFonts w:hint="eastAsia"/>
            </w:rPr>
          </w:rPrChange>
        </w:rPr>
        <w:t>规</w:t>
      </w:r>
      <w:proofErr w:type="gramEnd"/>
      <w:r w:rsidRPr="00100053">
        <w:rPr>
          <w:rFonts w:hint="eastAsia"/>
          <w:sz w:val="24"/>
          <w:rPrChange w:id="217" w:author="曲薇" w:date="2025-11-04T13:11:00Z">
            <w:rPr>
              <w:rFonts w:hint="eastAsia"/>
            </w:rPr>
          </w:rPrChange>
        </w:rPr>
        <w:t>，并在必要的情况下接受甲方合</w:t>
      </w:r>
      <w:proofErr w:type="gramStart"/>
      <w:r w:rsidRPr="00100053">
        <w:rPr>
          <w:rFonts w:hint="eastAsia"/>
          <w:sz w:val="24"/>
          <w:rPrChange w:id="218" w:author="曲薇" w:date="2025-11-04T13:11:00Z">
            <w:rPr>
              <w:rFonts w:hint="eastAsia"/>
            </w:rPr>
          </w:rPrChange>
        </w:rPr>
        <w:t>规</w:t>
      </w:r>
      <w:proofErr w:type="gramEnd"/>
      <w:r w:rsidRPr="00100053">
        <w:rPr>
          <w:rFonts w:hint="eastAsia"/>
          <w:sz w:val="24"/>
          <w:rPrChange w:id="219" w:author="曲薇" w:date="2025-11-04T13:11:00Z">
            <w:rPr>
              <w:rFonts w:hint="eastAsia"/>
            </w:rPr>
          </w:rPrChange>
        </w:rPr>
        <w:t>审计</w:t>
      </w:r>
      <w:r w:rsidRPr="00100053">
        <w:rPr>
          <w:sz w:val="24"/>
          <w:rPrChange w:id="220" w:author="曲薇" w:date="2025-11-04T13:11:00Z">
            <w:rPr/>
          </w:rPrChange>
        </w:rPr>
        <w:t>/</w:t>
      </w:r>
      <w:r w:rsidRPr="00100053">
        <w:rPr>
          <w:rFonts w:hint="eastAsia"/>
          <w:sz w:val="24"/>
          <w:rPrChange w:id="221" w:author="曲薇" w:date="2025-11-04T13:11:00Z">
            <w:rPr>
              <w:rFonts w:hint="eastAsia"/>
            </w:rPr>
          </w:rPrChange>
        </w:rPr>
        <w:t>调查，以及配合甲方接受监管机构或第三方检查。</w:t>
      </w:r>
    </w:p>
    <w:p w14:paraId="18B2D172" w14:textId="77777777" w:rsidR="001C0629" w:rsidRDefault="00031510">
      <w:pPr>
        <w:pStyle w:val="af9"/>
        <w:numPr>
          <w:ilvl w:val="0"/>
          <w:numId w:val="21"/>
        </w:numPr>
        <w:spacing w:line="360" w:lineRule="auto"/>
        <w:ind w:left="1129" w:firstLineChars="0" w:hanging="709"/>
        <w:rPr>
          <w:sz w:val="24"/>
        </w:rPr>
      </w:pPr>
      <w:r>
        <w:rPr>
          <w:rFonts w:hint="eastAsia"/>
          <w:sz w:val="24"/>
        </w:rPr>
        <w:t>乙</w:t>
      </w:r>
      <w:r>
        <w:rPr>
          <w:rFonts w:hint="eastAsia"/>
          <w:sz w:val="24"/>
        </w:rPr>
        <w:t>方同意，甲方</w:t>
      </w:r>
      <w:r>
        <w:rPr>
          <w:sz w:val="24"/>
        </w:rPr>
        <w:t>在合理时间内提前通知乙方的前提下，</w:t>
      </w:r>
      <w:r>
        <w:rPr>
          <w:rFonts w:hint="eastAsia"/>
          <w:sz w:val="24"/>
        </w:rPr>
        <w:t>有权随时对乙方履行协议的情况进行审计，包括提供的服务</w:t>
      </w:r>
      <w:r>
        <w:rPr>
          <w:rFonts w:hint="eastAsia"/>
          <w:sz w:val="24"/>
        </w:rPr>
        <w:t>/</w:t>
      </w:r>
      <w:r>
        <w:rPr>
          <w:rFonts w:hint="eastAsia"/>
          <w:sz w:val="24"/>
        </w:rPr>
        <w:t>产品质量、产生的费用，以及甲方支付的费用等，任何此类审计应由甲方内部人员或由甲方指定的第三方执行。乙方应向甲方指定的审计或检查小组提供受访问人员、相关记录及场所、电子数据库、系统、</w:t>
      </w:r>
      <w:r>
        <w:rPr>
          <w:rFonts w:hint="eastAsia"/>
          <w:sz w:val="24"/>
        </w:rPr>
        <w:t>SOP</w:t>
      </w:r>
      <w:r>
        <w:rPr>
          <w:rFonts w:hint="eastAsia"/>
          <w:sz w:val="24"/>
        </w:rPr>
        <w:t>、付款凭证、收据、账目等与本</w:t>
      </w:r>
      <w:ins w:id="222" w:author="Hansoh Minghui" w:date="2025-10-15T13:38:00Z">
        <w:r>
          <w:rPr>
            <w:rFonts w:hint="eastAsia"/>
            <w:sz w:val="24"/>
          </w:rPr>
          <w:t>合同</w:t>
        </w:r>
      </w:ins>
      <w:del w:id="223" w:author="Hansoh Minghui" w:date="2025-10-15T13:38:00Z">
        <w:r>
          <w:rPr>
            <w:rFonts w:hint="eastAsia"/>
            <w:sz w:val="24"/>
          </w:rPr>
          <w:delText>协议</w:delText>
        </w:r>
      </w:del>
      <w:r>
        <w:rPr>
          <w:rFonts w:hint="eastAsia"/>
          <w:sz w:val="24"/>
        </w:rPr>
        <w:t>履行相关其他材料，并提供一切需要的便利及协助。</w:t>
      </w:r>
    </w:p>
    <w:p w14:paraId="1F19B7B1" w14:textId="77777777" w:rsidR="001C0629" w:rsidRDefault="00031510">
      <w:pPr>
        <w:pStyle w:val="af9"/>
        <w:numPr>
          <w:ilvl w:val="0"/>
          <w:numId w:val="21"/>
        </w:numPr>
        <w:spacing w:line="360" w:lineRule="auto"/>
        <w:ind w:left="1129" w:firstLineChars="0" w:hanging="709"/>
        <w:rPr>
          <w:sz w:val="24"/>
        </w:rPr>
      </w:pPr>
      <w:r>
        <w:rPr>
          <w:rFonts w:hint="eastAsia"/>
          <w:sz w:val="24"/>
        </w:rPr>
        <w:t>乙方承诺应在本</w:t>
      </w:r>
      <w:ins w:id="224" w:author="Hansoh Minghui" w:date="2025-10-15T13:38:00Z">
        <w:r>
          <w:rPr>
            <w:rFonts w:hint="eastAsia"/>
            <w:sz w:val="24"/>
          </w:rPr>
          <w:t>合同</w:t>
        </w:r>
      </w:ins>
      <w:del w:id="225" w:author="Hansoh Minghui" w:date="2025-10-15T13:38:00Z">
        <w:r>
          <w:rPr>
            <w:rFonts w:hint="eastAsia"/>
            <w:sz w:val="24"/>
          </w:rPr>
          <w:delText>协议</w:delText>
        </w:r>
      </w:del>
      <w:r>
        <w:rPr>
          <w:rFonts w:hint="eastAsia"/>
          <w:sz w:val="24"/>
        </w:rPr>
        <w:t>履行完毕后的【三】年内保留履行本</w:t>
      </w:r>
      <w:ins w:id="226" w:author="Hansoh Minghui" w:date="2025-10-15T13:38:00Z">
        <w:r>
          <w:rPr>
            <w:rFonts w:hint="eastAsia"/>
            <w:sz w:val="24"/>
          </w:rPr>
          <w:t>合同</w:t>
        </w:r>
      </w:ins>
      <w:del w:id="227" w:author="Hansoh Minghui" w:date="2025-10-15T13:38:00Z">
        <w:r>
          <w:rPr>
            <w:rFonts w:hint="eastAsia"/>
            <w:sz w:val="24"/>
          </w:rPr>
          <w:delText>协议</w:delText>
        </w:r>
      </w:del>
      <w:r>
        <w:rPr>
          <w:rFonts w:hint="eastAsia"/>
          <w:sz w:val="24"/>
        </w:rPr>
        <w:t>的所有原始工作文件、支付款项有关的任何记录等与履行本</w:t>
      </w:r>
      <w:ins w:id="228" w:author="Hansoh Minghui" w:date="2025-10-15T13:38:00Z">
        <w:r>
          <w:rPr>
            <w:rFonts w:hint="eastAsia"/>
            <w:sz w:val="24"/>
          </w:rPr>
          <w:t>合同</w:t>
        </w:r>
      </w:ins>
      <w:del w:id="229" w:author="Hansoh Minghui" w:date="2025-10-15T13:38:00Z">
        <w:r>
          <w:rPr>
            <w:rFonts w:hint="eastAsia"/>
            <w:sz w:val="24"/>
          </w:rPr>
          <w:delText>协议</w:delText>
        </w:r>
      </w:del>
      <w:r>
        <w:rPr>
          <w:rFonts w:hint="eastAsia"/>
          <w:sz w:val="24"/>
        </w:rPr>
        <w:t>义务相关的全部材料，包括但不限于账目、报价文件及价格计算方式、乙方</w:t>
      </w:r>
      <w:r>
        <w:rPr>
          <w:rFonts w:hint="eastAsia"/>
          <w:sz w:val="24"/>
        </w:rPr>
        <w:t>为完成本项目的各项费用支出凭证、说明、报告和数据等。</w:t>
      </w:r>
    </w:p>
    <w:p w14:paraId="38A8BA66" w14:textId="77777777" w:rsidR="001C0629" w:rsidRDefault="00031510">
      <w:pPr>
        <w:pStyle w:val="af9"/>
        <w:numPr>
          <w:ilvl w:val="0"/>
          <w:numId w:val="21"/>
        </w:numPr>
        <w:spacing w:line="360" w:lineRule="auto"/>
        <w:ind w:left="1129" w:firstLineChars="0" w:hanging="709"/>
        <w:rPr>
          <w:sz w:val="24"/>
        </w:rPr>
      </w:pPr>
      <w:r>
        <w:rPr>
          <w:rFonts w:hint="eastAsia"/>
          <w:sz w:val="24"/>
        </w:rPr>
        <w:t>甲方将承担上述指定审计员或检查小组的费用，但是，一旦在审计过程中发现任何乙方违反双方协议约定或申报的费用不实、商业贿赂等情况时，乙方除应承担相应的违约责任、返还甲方</w:t>
      </w:r>
      <w:proofErr w:type="gramStart"/>
      <w:r>
        <w:rPr>
          <w:rFonts w:hint="eastAsia"/>
          <w:sz w:val="24"/>
        </w:rPr>
        <w:t>任何多</w:t>
      </w:r>
      <w:proofErr w:type="gramEnd"/>
      <w:r>
        <w:rPr>
          <w:rFonts w:hint="eastAsia"/>
          <w:sz w:val="24"/>
        </w:rPr>
        <w:t>报费用外，还必须偿付因审计所发生的所有费用。</w:t>
      </w:r>
    </w:p>
    <w:p w14:paraId="3C039E44" w14:textId="77777777" w:rsidR="001C0629" w:rsidRDefault="00031510">
      <w:pPr>
        <w:pStyle w:val="af9"/>
        <w:numPr>
          <w:ilvl w:val="0"/>
          <w:numId w:val="21"/>
        </w:numPr>
        <w:spacing w:line="360" w:lineRule="auto"/>
        <w:ind w:left="1129" w:firstLineChars="0" w:hanging="709"/>
        <w:rPr>
          <w:sz w:val="24"/>
        </w:rPr>
      </w:pPr>
      <w:r>
        <w:rPr>
          <w:rFonts w:hint="eastAsia"/>
          <w:sz w:val="24"/>
        </w:rPr>
        <w:t>如果甲乙双方对任何此类检查的结果有争议，且无法协商一致的，双方按本</w:t>
      </w:r>
      <w:del w:id="230" w:author="Hansoh Minghui" w:date="2025-10-15T13:38:00Z">
        <w:r>
          <w:rPr>
            <w:rFonts w:hint="eastAsia"/>
            <w:sz w:val="24"/>
          </w:rPr>
          <w:delText>协议</w:delText>
        </w:r>
      </w:del>
      <w:ins w:id="231" w:author="Hansoh Minghui" w:date="2025-10-15T13:38:00Z">
        <w:r>
          <w:rPr>
            <w:rFonts w:hint="eastAsia"/>
            <w:sz w:val="24"/>
          </w:rPr>
          <w:t>合同</w:t>
        </w:r>
      </w:ins>
      <w:r>
        <w:rPr>
          <w:rFonts w:hint="eastAsia"/>
          <w:sz w:val="24"/>
        </w:rPr>
        <w:t>约定的</w:t>
      </w:r>
      <w:r>
        <w:rPr>
          <w:sz w:val="24"/>
        </w:rPr>
        <w:t>争议解决</w:t>
      </w:r>
      <w:r>
        <w:rPr>
          <w:rFonts w:hint="eastAsia"/>
          <w:sz w:val="24"/>
        </w:rPr>
        <w:t>方式解决</w:t>
      </w:r>
      <w:r>
        <w:rPr>
          <w:sz w:val="24"/>
        </w:rPr>
        <w:t>。</w:t>
      </w:r>
    </w:p>
    <w:p w14:paraId="71DB6DEB" w14:textId="77777777" w:rsidR="001C0629" w:rsidRDefault="00031510">
      <w:pPr>
        <w:pStyle w:val="a7"/>
        <w:numPr>
          <w:ilvl w:val="0"/>
          <w:numId w:val="19"/>
        </w:numPr>
        <w:spacing w:line="360" w:lineRule="auto"/>
        <w:rPr>
          <w:snapToGrid w:val="0"/>
          <w:sz w:val="24"/>
        </w:rPr>
      </w:pPr>
      <w:r>
        <w:rPr>
          <w:rFonts w:hint="eastAsia"/>
          <w:snapToGrid w:val="0"/>
          <w:sz w:val="24"/>
        </w:rPr>
        <w:t>乙方将及时通知甲方乙方的实际发生的或潜在的劳动争议，如果上述劳动争议将延迟或可能威胁到本</w:t>
      </w:r>
      <w:ins w:id="232" w:author="Hansoh Minghui" w:date="2025-10-15T13:38:00Z">
        <w:r>
          <w:rPr>
            <w:rFonts w:hint="eastAsia"/>
            <w:snapToGrid w:val="0"/>
            <w:sz w:val="24"/>
          </w:rPr>
          <w:t>合同</w:t>
        </w:r>
      </w:ins>
      <w:del w:id="233" w:author="Hansoh Minghui" w:date="2025-10-15T13:38:00Z">
        <w:r>
          <w:rPr>
            <w:rFonts w:hint="eastAsia"/>
            <w:snapToGrid w:val="0"/>
            <w:sz w:val="24"/>
          </w:rPr>
          <w:delText>协议</w:delText>
        </w:r>
      </w:del>
      <w:r>
        <w:rPr>
          <w:rFonts w:hint="eastAsia"/>
          <w:snapToGrid w:val="0"/>
          <w:sz w:val="24"/>
        </w:rPr>
        <w:t>履行，包括向甲方提供所有相关信息。如果甲方认为必要，乙方将准备一份保证本</w:t>
      </w:r>
      <w:ins w:id="234" w:author="Hansoh Minghui" w:date="2025-10-15T13:38:00Z">
        <w:r>
          <w:rPr>
            <w:rFonts w:hint="eastAsia"/>
            <w:snapToGrid w:val="0"/>
            <w:sz w:val="24"/>
          </w:rPr>
          <w:t>合同</w:t>
        </w:r>
      </w:ins>
      <w:del w:id="235" w:author="Hansoh Minghui" w:date="2025-10-15T13:38:00Z">
        <w:r>
          <w:rPr>
            <w:rFonts w:hint="eastAsia"/>
            <w:snapToGrid w:val="0"/>
            <w:sz w:val="24"/>
          </w:rPr>
          <w:delText>协议</w:delText>
        </w:r>
      </w:del>
      <w:r>
        <w:rPr>
          <w:rFonts w:hint="eastAsia"/>
          <w:snapToGrid w:val="0"/>
          <w:sz w:val="24"/>
        </w:rPr>
        <w:t>履行不受影响的备用方案，提交甲方批准。该计划产生的任何其他</w:t>
      </w:r>
      <w:r>
        <w:rPr>
          <w:rFonts w:hint="eastAsia"/>
          <w:snapToGrid w:val="0"/>
          <w:sz w:val="24"/>
        </w:rPr>
        <w:lastRenderedPageBreak/>
        <w:t>成本由乙方负担。本条所属备用方案受上述</w:t>
      </w:r>
      <w:r>
        <w:rPr>
          <w:snapToGrid w:val="0"/>
          <w:sz w:val="24"/>
        </w:rPr>
        <w:t>审计</w:t>
      </w:r>
      <w:r>
        <w:rPr>
          <w:rFonts w:hint="eastAsia"/>
          <w:snapToGrid w:val="0"/>
          <w:sz w:val="24"/>
        </w:rPr>
        <w:t>条款</w:t>
      </w:r>
      <w:r>
        <w:rPr>
          <w:snapToGrid w:val="0"/>
          <w:sz w:val="24"/>
        </w:rPr>
        <w:t>的制约。</w:t>
      </w:r>
    </w:p>
    <w:p w14:paraId="0A14BAB3" w14:textId="77777777" w:rsidR="001C0629" w:rsidRDefault="00031510">
      <w:pPr>
        <w:pStyle w:val="a7"/>
        <w:numPr>
          <w:ilvl w:val="0"/>
          <w:numId w:val="19"/>
        </w:numPr>
        <w:spacing w:line="360" w:lineRule="auto"/>
        <w:rPr>
          <w:snapToGrid w:val="0"/>
          <w:sz w:val="24"/>
        </w:rPr>
      </w:pPr>
      <w:r>
        <w:rPr>
          <w:rFonts w:hint="eastAsia"/>
          <w:snapToGrid w:val="0"/>
          <w:sz w:val="24"/>
        </w:rPr>
        <w:t>乙方的生产经营活动应符合国家及所在运营地法律法规、政策及行业标准等的要求，包括产品或服务质量、安全、商业伦理、劳工权益、职业安全健康、环境、知识产权保护等相关事宜。依法经营、按章办事、诚实守信、积极履约，并具备相关合作的各项资质证照，资信情况良好，不存在任何司法程序、政府调查等过程而被限制履约资格或能力或严重影响其社</w:t>
      </w:r>
      <w:r>
        <w:rPr>
          <w:rFonts w:hint="eastAsia"/>
          <w:snapToGrid w:val="0"/>
          <w:sz w:val="24"/>
        </w:rPr>
        <w:t>会信用评价；乙方还应严格遵守反不正当竞争、保护知识产权、数据保护等相关合</w:t>
      </w:r>
      <w:proofErr w:type="gramStart"/>
      <w:r>
        <w:rPr>
          <w:rFonts w:hint="eastAsia"/>
          <w:snapToGrid w:val="0"/>
          <w:sz w:val="24"/>
        </w:rPr>
        <w:t>规</w:t>
      </w:r>
      <w:proofErr w:type="gramEnd"/>
      <w:r>
        <w:rPr>
          <w:rFonts w:hint="eastAsia"/>
          <w:snapToGrid w:val="0"/>
          <w:sz w:val="24"/>
        </w:rPr>
        <w:t>要求。</w:t>
      </w:r>
    </w:p>
    <w:p w14:paraId="584B0EE9" w14:textId="77777777" w:rsidR="001C0629" w:rsidRDefault="00031510">
      <w:pPr>
        <w:pStyle w:val="a7"/>
        <w:numPr>
          <w:ilvl w:val="0"/>
          <w:numId w:val="19"/>
        </w:numPr>
        <w:spacing w:line="360" w:lineRule="auto"/>
        <w:rPr>
          <w:snapToGrid w:val="0"/>
          <w:sz w:val="24"/>
        </w:rPr>
      </w:pPr>
      <w:r>
        <w:rPr>
          <w:rFonts w:hint="eastAsia"/>
          <w:snapToGrid w:val="0"/>
          <w:sz w:val="24"/>
        </w:rPr>
        <w:t>乙方在本合同</w:t>
      </w:r>
      <w:r>
        <w:rPr>
          <w:rFonts w:hint="eastAsia"/>
          <w:snapToGrid w:val="0"/>
          <w:sz w:val="24"/>
          <w:lang w:eastAsia="zh"/>
        </w:rPr>
        <w:t>履行期间以及</w:t>
      </w:r>
      <w:r>
        <w:rPr>
          <w:rFonts w:hint="eastAsia"/>
          <w:snapToGrid w:val="0"/>
          <w:sz w:val="24"/>
        </w:rPr>
        <w:t>解除</w:t>
      </w:r>
      <w:r>
        <w:rPr>
          <w:snapToGrid w:val="0"/>
          <w:sz w:val="24"/>
        </w:rPr>
        <w:t>/</w:t>
      </w:r>
      <w:r>
        <w:rPr>
          <w:rFonts w:hint="eastAsia"/>
          <w:snapToGrid w:val="0"/>
          <w:sz w:val="24"/>
        </w:rPr>
        <w:t>终止后【二】年内，未经甲方事先书面同意，不得以任何方式聘用甲方及甲方关联公司人员。</w:t>
      </w:r>
    </w:p>
    <w:p w14:paraId="525DC00C" w14:textId="5A826CD8" w:rsidR="00EC16E1" w:rsidRPr="00EC16E1" w:rsidRDefault="00EC16E1" w:rsidP="00EC16E1">
      <w:pPr>
        <w:pStyle w:val="a7"/>
        <w:numPr>
          <w:ilvl w:val="0"/>
          <w:numId w:val="19"/>
        </w:numPr>
        <w:spacing w:line="360" w:lineRule="auto"/>
        <w:rPr>
          <w:ins w:id="236" w:author="曲薇" w:date="2025-11-04T12:58:00Z"/>
          <w:snapToGrid w:val="0"/>
          <w:sz w:val="24"/>
        </w:rPr>
        <w:pPrChange w:id="237" w:author="曲薇" w:date="2025-11-04T12:59:00Z">
          <w:pPr>
            <w:pStyle w:val="af9"/>
            <w:numPr>
              <w:numId w:val="19"/>
            </w:numPr>
            <w:ind w:left="420" w:firstLineChars="0" w:hanging="420"/>
          </w:pPr>
        </w:pPrChange>
      </w:pPr>
      <w:ins w:id="238" w:author="曲薇" w:date="2025-11-04T12:59:00Z">
        <w:r w:rsidRPr="00EC16E1">
          <w:rPr>
            <w:rFonts w:hint="eastAsia"/>
            <w:snapToGrid w:val="0"/>
            <w:sz w:val="24"/>
          </w:rPr>
          <w:t>乙方除需要严格执行本合同约定外，还需严格执行作为甲方供应商所需要守的</w:t>
        </w:r>
        <w:r w:rsidRPr="00EC16E1">
          <w:rPr>
            <w:rFonts w:hint="eastAsia"/>
            <w:snapToGrid w:val="0"/>
            <w:sz w:val="24"/>
          </w:rPr>
          <w:t>各项制度性文件及甲方对其不时之修订（以下统称“供应商准则”，包括但不限于《翰森制药供应商行为准则》</w:t>
        </w:r>
        <w:r>
          <w:rPr>
            <w:rFonts w:hint="eastAsia"/>
            <w:snapToGrid w:val="0"/>
            <w:sz w:val="24"/>
          </w:rPr>
          <w:t>）。</w:t>
        </w:r>
      </w:ins>
    </w:p>
    <w:p w14:paraId="5287EF17" w14:textId="06DE6A74" w:rsidR="001C0629" w:rsidRDefault="00031510" w:rsidP="00EC16E1">
      <w:pPr>
        <w:pStyle w:val="a7"/>
        <w:numPr>
          <w:ilvl w:val="0"/>
          <w:numId w:val="19"/>
        </w:numPr>
        <w:spacing w:line="360" w:lineRule="auto"/>
        <w:rPr>
          <w:snapToGrid w:val="0"/>
          <w:sz w:val="24"/>
        </w:rPr>
        <w:pPrChange w:id="239" w:author="曲薇" w:date="2025-11-04T13:00:00Z">
          <w:pPr>
            <w:pStyle w:val="af9"/>
            <w:numPr>
              <w:numId w:val="19"/>
            </w:numPr>
            <w:ind w:left="420" w:firstLineChars="0" w:hanging="420"/>
          </w:pPr>
        </w:pPrChange>
      </w:pPr>
      <w:r>
        <w:rPr>
          <w:rFonts w:hint="eastAsia"/>
          <w:snapToGrid w:val="0"/>
          <w:sz w:val="24"/>
        </w:rPr>
        <w:t>除本合同另有约定外，如果乙方违反本</w:t>
      </w:r>
      <w:ins w:id="240" w:author="曲薇" w:date="2025-11-04T12:55:00Z">
        <w:r w:rsidR="00EC16E1">
          <w:rPr>
            <w:rFonts w:hint="eastAsia"/>
            <w:snapToGrid w:val="0"/>
            <w:sz w:val="24"/>
          </w:rPr>
          <w:t>【</w:t>
        </w:r>
      </w:ins>
      <w:r>
        <w:rPr>
          <w:rFonts w:hint="eastAsia"/>
          <w:snapToGrid w:val="0"/>
          <w:sz w:val="24"/>
        </w:rPr>
        <w:t>第十四条</w:t>
      </w:r>
      <w:ins w:id="241" w:author="曲薇" w:date="2025-11-04T12:55:00Z">
        <w:r w:rsidR="00EC16E1">
          <w:rPr>
            <w:rFonts w:hint="eastAsia"/>
            <w:snapToGrid w:val="0"/>
            <w:sz w:val="24"/>
          </w:rPr>
          <w:t>】</w:t>
        </w:r>
      </w:ins>
      <w:r>
        <w:rPr>
          <w:rFonts w:hint="eastAsia"/>
          <w:snapToGrid w:val="0"/>
          <w:sz w:val="24"/>
        </w:rPr>
        <w:t>约定内容将构成重大违约，视为严重违约，甲方均有权解除本合同，并要求乙方退还已支付的费用，对尚未支付的费用甲方有权不予支付；而且甲方还有权要求乙方承担合同总价</w:t>
      </w:r>
      <w:r>
        <w:rPr>
          <w:rFonts w:hint="eastAsia"/>
          <w:snapToGrid w:val="0"/>
          <w:sz w:val="24"/>
        </w:rPr>
        <w:t>20%</w:t>
      </w:r>
      <w:r>
        <w:rPr>
          <w:rFonts w:hint="eastAsia"/>
          <w:snapToGrid w:val="0"/>
          <w:sz w:val="24"/>
        </w:rPr>
        <w:t>的违约责任，并承担甲方由此遭受的一切损失（包括不限于差旅费、诉讼费、律师费、赔偿款等费用）。</w:t>
      </w:r>
    </w:p>
    <w:p w14:paraId="43EC1527" w14:textId="77777777" w:rsidR="001C0629" w:rsidRDefault="001C0629">
      <w:pPr>
        <w:pStyle w:val="a7"/>
        <w:spacing w:line="360" w:lineRule="auto"/>
        <w:ind w:left="420"/>
        <w:rPr>
          <w:snapToGrid w:val="0"/>
          <w:sz w:val="24"/>
        </w:rPr>
      </w:pPr>
    </w:p>
    <w:p w14:paraId="52F4642A" w14:textId="77777777" w:rsidR="001C0629" w:rsidRDefault="00031510">
      <w:pPr>
        <w:pStyle w:val="1"/>
        <w:numPr>
          <w:ilvl w:val="0"/>
          <w:numId w:val="2"/>
        </w:numPr>
        <w:spacing w:line="500" w:lineRule="exact"/>
        <w:rPr>
          <w:sz w:val="24"/>
        </w:rPr>
      </w:pPr>
      <w:bookmarkStart w:id="242" w:name="_Toc135123333"/>
      <w:r>
        <w:rPr>
          <w:rFonts w:hint="eastAsia"/>
          <w:sz w:val="24"/>
        </w:rPr>
        <w:t>合同生效、终止及</w:t>
      </w:r>
      <w:r>
        <w:rPr>
          <w:rFonts w:hint="eastAsia"/>
          <w:sz w:val="24"/>
        </w:rPr>
        <w:t>其他</w:t>
      </w:r>
      <w:bookmarkEnd w:id="203"/>
      <w:bookmarkEnd w:id="204"/>
      <w:bookmarkEnd w:id="205"/>
      <w:bookmarkEnd w:id="207"/>
      <w:bookmarkEnd w:id="242"/>
    </w:p>
    <w:p w14:paraId="04B387C9" w14:textId="77777777" w:rsidR="001C0629" w:rsidRDefault="00031510">
      <w:pPr>
        <w:pStyle w:val="af9"/>
        <w:numPr>
          <w:ilvl w:val="0"/>
          <w:numId w:val="22"/>
        </w:numPr>
        <w:spacing w:line="360" w:lineRule="auto"/>
        <w:ind w:left="567" w:firstLineChars="0" w:hanging="567"/>
        <w:rPr>
          <w:sz w:val="24"/>
        </w:rPr>
      </w:pPr>
      <w:r>
        <w:rPr>
          <w:rFonts w:hint="eastAsia"/>
          <w:sz w:val="24"/>
        </w:rPr>
        <w:t>新闻发布及公告。除非法律规定或任何主管机关要求，或经由另一方书面同意（不应无理拒绝或拖延同意），任何一方不应对本合同或任何相关事项予以发布或公告。</w:t>
      </w:r>
    </w:p>
    <w:p w14:paraId="766CEC67" w14:textId="77777777" w:rsidR="001C0629" w:rsidRDefault="00031510" w:rsidP="00EC16E1">
      <w:pPr>
        <w:pStyle w:val="af9"/>
        <w:numPr>
          <w:ilvl w:val="0"/>
          <w:numId w:val="22"/>
        </w:numPr>
        <w:spacing w:line="360" w:lineRule="auto"/>
        <w:ind w:left="567" w:firstLineChars="0" w:hanging="567"/>
        <w:rPr>
          <w:sz w:val="24"/>
        </w:rPr>
        <w:pPrChange w:id="243" w:author="曲薇" w:date="2025-11-04T12:55:00Z">
          <w:pPr>
            <w:pStyle w:val="af9"/>
            <w:numPr>
              <w:numId w:val="22"/>
            </w:numPr>
            <w:spacing w:line="360" w:lineRule="auto"/>
            <w:ind w:left="420" w:firstLineChars="0" w:hanging="420"/>
          </w:pPr>
        </w:pPrChange>
      </w:pPr>
      <w:r>
        <w:rPr>
          <w:rFonts w:hint="eastAsia"/>
          <w:sz w:val="24"/>
        </w:rPr>
        <w:t>第三方不受益。除各方及其各自的继任人和允许的受让人以外，本合同不应向任何个人或实体赋予权利或救济。本合同项目最终成果的使用方包括甲方及其甲方关联公司，甲方关联公司</w:t>
      </w:r>
      <w:proofErr w:type="gramStart"/>
      <w:r>
        <w:rPr>
          <w:rFonts w:hint="eastAsia"/>
          <w:sz w:val="24"/>
        </w:rPr>
        <w:t>不</w:t>
      </w:r>
      <w:proofErr w:type="gramEnd"/>
      <w:r>
        <w:rPr>
          <w:rFonts w:hint="eastAsia"/>
          <w:sz w:val="24"/>
        </w:rPr>
        <w:t>视为第三方。</w:t>
      </w:r>
    </w:p>
    <w:p w14:paraId="4BB62913" w14:textId="77777777" w:rsidR="001C0629" w:rsidRDefault="00031510">
      <w:pPr>
        <w:pStyle w:val="af9"/>
        <w:numPr>
          <w:ilvl w:val="0"/>
          <w:numId w:val="22"/>
        </w:numPr>
        <w:spacing w:line="360" w:lineRule="auto"/>
        <w:ind w:left="567" w:firstLineChars="0" w:hanging="567"/>
        <w:rPr>
          <w:sz w:val="24"/>
        </w:rPr>
      </w:pPr>
      <w:r>
        <w:rPr>
          <w:rFonts w:hint="eastAsia"/>
          <w:sz w:val="24"/>
        </w:rPr>
        <w:t>转让。未经合同另一方书面同意，一方不得转让本合同项下任何权利义务。</w:t>
      </w:r>
    </w:p>
    <w:p w14:paraId="265288E8" w14:textId="77777777" w:rsidR="001C0629" w:rsidRDefault="00031510">
      <w:pPr>
        <w:pStyle w:val="af9"/>
        <w:numPr>
          <w:ilvl w:val="0"/>
          <w:numId w:val="22"/>
        </w:numPr>
        <w:spacing w:line="360" w:lineRule="auto"/>
        <w:ind w:left="567" w:firstLineChars="0" w:hanging="567"/>
        <w:rPr>
          <w:sz w:val="24"/>
        </w:rPr>
      </w:pPr>
      <w:r>
        <w:rPr>
          <w:rFonts w:hint="eastAsia"/>
          <w:sz w:val="24"/>
        </w:rPr>
        <w:t>语言和文本。本合同以中文签署，一式【</w:t>
      </w:r>
      <w:r>
        <w:rPr>
          <w:rFonts w:hint="eastAsia"/>
          <w:sz w:val="24"/>
          <w:u w:val="single"/>
        </w:rPr>
        <w:t>两</w:t>
      </w:r>
      <w:r>
        <w:rPr>
          <w:rFonts w:hint="eastAsia"/>
          <w:sz w:val="24"/>
        </w:rPr>
        <w:t>】份，甲乙双方各执一份，具有相同法律效力。</w:t>
      </w:r>
      <w:r>
        <w:rPr>
          <w:rFonts w:hint="eastAsia"/>
          <w:snapToGrid w:val="0"/>
          <w:sz w:val="24"/>
        </w:rPr>
        <w:t>合同中</w:t>
      </w:r>
      <w:r>
        <w:rPr>
          <w:rFonts w:hint="eastAsia"/>
          <w:sz w:val="24"/>
        </w:rPr>
        <w:t>手写体与印刷体具有同等法律</w:t>
      </w:r>
      <w:r>
        <w:rPr>
          <w:rFonts w:hint="eastAsia"/>
          <w:sz w:val="24"/>
        </w:rPr>
        <w:t>效力。</w:t>
      </w:r>
    </w:p>
    <w:p w14:paraId="475AFF4D" w14:textId="77777777" w:rsidR="001C0629" w:rsidRDefault="00031510">
      <w:pPr>
        <w:pStyle w:val="af9"/>
        <w:numPr>
          <w:ilvl w:val="0"/>
          <w:numId w:val="22"/>
        </w:numPr>
        <w:spacing w:line="360" w:lineRule="auto"/>
        <w:ind w:left="567" w:firstLineChars="0" w:hanging="567"/>
        <w:rPr>
          <w:sz w:val="24"/>
        </w:rPr>
      </w:pPr>
      <w:r>
        <w:rPr>
          <w:rFonts w:hint="eastAsia"/>
          <w:sz w:val="24"/>
        </w:rPr>
        <w:t>标题。本合同中加入的各章、条、款、项的标题仅为方便阅读而设，不应对本合同的含义或解释</w:t>
      </w:r>
      <w:r>
        <w:rPr>
          <w:rStyle w:val="DeltaViewInsertion"/>
          <w:rFonts w:hint="eastAsia"/>
          <w:sz w:val="24"/>
        </w:rPr>
        <w:t>有任何影响</w:t>
      </w:r>
      <w:r>
        <w:rPr>
          <w:rFonts w:hint="eastAsia"/>
          <w:sz w:val="24"/>
        </w:rPr>
        <w:t>。</w:t>
      </w:r>
    </w:p>
    <w:p w14:paraId="090110B5" w14:textId="77777777" w:rsidR="001C0629" w:rsidRDefault="00031510">
      <w:pPr>
        <w:pStyle w:val="af9"/>
        <w:numPr>
          <w:ilvl w:val="0"/>
          <w:numId w:val="22"/>
        </w:numPr>
        <w:spacing w:line="360" w:lineRule="auto"/>
        <w:ind w:left="567" w:firstLineChars="0" w:hanging="567"/>
        <w:rPr>
          <w:sz w:val="24"/>
        </w:rPr>
      </w:pPr>
      <w:r>
        <w:rPr>
          <w:rFonts w:hint="eastAsia"/>
          <w:sz w:val="24"/>
        </w:rPr>
        <w:lastRenderedPageBreak/>
        <w:t>弃权。</w:t>
      </w:r>
      <w:r>
        <w:rPr>
          <w:rFonts w:hint="eastAsia"/>
          <w:snapToGrid w:val="0"/>
          <w:sz w:val="24"/>
        </w:rPr>
        <w:t>一方未强制执行本合同的一条或若干条款，或未行使其在本合同项下的任何选择权或其他权利，或任何时候未要求另一方履行其在本合同中的任何义务，均不应被理解为该方放弃上述有关条款，或者以任何方式影响本合同的有效性或该方强制执行本合同各项条款的权利，也不应阻止该方在任何时候采取其原本有权采取的其他任何行动。</w:t>
      </w:r>
    </w:p>
    <w:p w14:paraId="08EA9A2B" w14:textId="77777777" w:rsidR="001C0629" w:rsidRDefault="00031510">
      <w:pPr>
        <w:pStyle w:val="af9"/>
        <w:numPr>
          <w:ilvl w:val="0"/>
          <w:numId w:val="22"/>
        </w:numPr>
        <w:spacing w:line="360" w:lineRule="auto"/>
        <w:ind w:left="567" w:firstLineChars="0" w:hanging="567"/>
        <w:rPr>
          <w:sz w:val="24"/>
        </w:rPr>
      </w:pPr>
      <w:r>
        <w:rPr>
          <w:rFonts w:hint="eastAsia"/>
          <w:sz w:val="24"/>
        </w:rPr>
        <w:t>可分割性。本合同的任何条款或规定，如被有权机构判定为无效或不可执行，不应影响本合同其他条款或规定的效力</w:t>
      </w:r>
      <w:r>
        <w:rPr>
          <w:rFonts w:hint="eastAsia"/>
          <w:sz w:val="24"/>
        </w:rPr>
        <w:t>或可执行性，也不应影响该条款或规定在其他情形下的效力或可执行性。</w:t>
      </w:r>
    </w:p>
    <w:p w14:paraId="2B290FC1" w14:textId="77777777" w:rsidR="001C0629" w:rsidRDefault="00031510">
      <w:pPr>
        <w:pStyle w:val="af9"/>
        <w:numPr>
          <w:ilvl w:val="0"/>
          <w:numId w:val="22"/>
        </w:numPr>
        <w:spacing w:line="360" w:lineRule="auto"/>
        <w:ind w:left="567" w:firstLineChars="0" w:hanging="567"/>
        <w:rPr>
          <w:sz w:val="24"/>
        </w:rPr>
      </w:pPr>
      <w:r>
        <w:rPr>
          <w:rFonts w:hint="eastAsia"/>
          <w:sz w:val="24"/>
        </w:rPr>
        <w:t>费用。本合同各方应各自承担其自身与本合同及本合同项下的交易有关的所有开支和费用（包括法律费用），本合同另有规定的除外。</w:t>
      </w:r>
    </w:p>
    <w:p w14:paraId="614E386D" w14:textId="77777777" w:rsidR="001C0629" w:rsidRDefault="00031510">
      <w:pPr>
        <w:pStyle w:val="af9"/>
        <w:numPr>
          <w:ilvl w:val="0"/>
          <w:numId w:val="22"/>
        </w:numPr>
        <w:spacing w:line="360" w:lineRule="auto"/>
        <w:ind w:left="567" w:firstLineChars="0" w:hanging="567"/>
        <w:rPr>
          <w:sz w:val="24"/>
        </w:rPr>
      </w:pPr>
      <w:r>
        <w:rPr>
          <w:rFonts w:hint="eastAsia"/>
          <w:sz w:val="24"/>
        </w:rPr>
        <w:t>鉴于条款纳入。本合同中的鉴于条款以引用的方式纳入本合同，是本合同的一部分。</w:t>
      </w:r>
    </w:p>
    <w:p w14:paraId="10D79B39" w14:textId="77777777" w:rsidR="001C0629" w:rsidRDefault="00031510">
      <w:pPr>
        <w:pStyle w:val="af9"/>
        <w:numPr>
          <w:ilvl w:val="0"/>
          <w:numId w:val="22"/>
        </w:numPr>
        <w:spacing w:line="360" w:lineRule="auto"/>
        <w:ind w:left="567" w:firstLineChars="0" w:hanging="567"/>
        <w:rPr>
          <w:sz w:val="24"/>
        </w:rPr>
      </w:pPr>
      <w:r>
        <w:rPr>
          <w:rFonts w:hint="eastAsia"/>
          <w:snapToGrid w:val="0"/>
          <w:sz w:val="24"/>
        </w:rPr>
        <w:t>合同修改和补充。</w:t>
      </w:r>
      <w:r>
        <w:rPr>
          <w:rFonts w:hint="eastAsia"/>
          <w:sz w:val="24"/>
        </w:rPr>
        <w:t>本合同未尽事宜，应由双方友好协商解决。如需</w:t>
      </w:r>
      <w:r>
        <w:rPr>
          <w:rFonts w:hint="eastAsia"/>
          <w:snapToGrid w:val="0"/>
          <w:sz w:val="24"/>
        </w:rPr>
        <w:t>对本合同及其附件作</w:t>
      </w:r>
      <w:r>
        <w:rPr>
          <w:rFonts w:hint="eastAsia"/>
          <w:sz w:val="24"/>
        </w:rPr>
        <w:t>任何修改或补充，</w:t>
      </w:r>
      <w:r>
        <w:rPr>
          <w:rFonts w:hint="eastAsia"/>
          <w:snapToGrid w:val="0"/>
          <w:sz w:val="24"/>
        </w:rPr>
        <w:t>须由双方以书面做出方为有效。修改或</w:t>
      </w:r>
      <w:r>
        <w:rPr>
          <w:rFonts w:hint="eastAsia"/>
          <w:sz w:val="24"/>
        </w:rPr>
        <w:t>补充文件与本合同有不一致的，以修改或补充文件为准。</w:t>
      </w:r>
    </w:p>
    <w:p w14:paraId="3A6A8338" w14:textId="77777777" w:rsidR="001C0629" w:rsidRDefault="00031510">
      <w:pPr>
        <w:pStyle w:val="af9"/>
        <w:numPr>
          <w:ilvl w:val="0"/>
          <w:numId w:val="22"/>
        </w:numPr>
        <w:spacing w:line="360" w:lineRule="auto"/>
        <w:ind w:left="567" w:firstLineChars="0" w:hanging="567"/>
        <w:rPr>
          <w:sz w:val="24"/>
        </w:rPr>
      </w:pPr>
      <w:r>
        <w:rPr>
          <w:rFonts w:hint="eastAsia"/>
          <w:snapToGrid w:val="0"/>
          <w:sz w:val="24"/>
        </w:rPr>
        <w:t>签署授权。本合同签署前，双方将分别向对方提供其授权本合同签署人代表其签署本合同的授权文件。</w:t>
      </w:r>
    </w:p>
    <w:p w14:paraId="2338C6F3" w14:textId="77777777" w:rsidR="001C0629" w:rsidRDefault="00031510">
      <w:pPr>
        <w:pStyle w:val="af9"/>
        <w:numPr>
          <w:ilvl w:val="0"/>
          <w:numId w:val="22"/>
        </w:numPr>
        <w:spacing w:line="360" w:lineRule="auto"/>
        <w:ind w:left="567" w:firstLineChars="0" w:hanging="567"/>
        <w:rPr>
          <w:sz w:val="24"/>
        </w:rPr>
      </w:pPr>
      <w:r>
        <w:rPr>
          <w:rFonts w:hint="eastAsia"/>
          <w:sz w:val="24"/>
        </w:rPr>
        <w:t>合同效力。合同将保持其效力</w:t>
      </w:r>
      <w:proofErr w:type="gramStart"/>
      <w:r>
        <w:rPr>
          <w:rFonts w:hint="eastAsia"/>
          <w:sz w:val="24"/>
        </w:rPr>
        <w:t>直至各方</w:t>
      </w:r>
      <w:proofErr w:type="gramEnd"/>
      <w:r>
        <w:rPr>
          <w:rFonts w:hint="eastAsia"/>
          <w:sz w:val="24"/>
        </w:rPr>
        <w:t>已完全履行合同项下的所有义务并且各方之间的所有付款和索赔已结清。</w:t>
      </w:r>
    </w:p>
    <w:p w14:paraId="54351651" w14:textId="77777777" w:rsidR="001C0629" w:rsidRDefault="00031510">
      <w:pPr>
        <w:pStyle w:val="af9"/>
        <w:numPr>
          <w:ilvl w:val="0"/>
          <w:numId w:val="22"/>
        </w:numPr>
        <w:spacing w:line="360" w:lineRule="auto"/>
        <w:ind w:left="567" w:firstLineChars="0" w:hanging="567"/>
        <w:rPr>
          <w:sz w:val="24"/>
        </w:rPr>
      </w:pPr>
      <w:r>
        <w:rPr>
          <w:rFonts w:hint="eastAsia"/>
          <w:sz w:val="24"/>
        </w:rPr>
        <w:t>合同附件。合同附件为本合同的组成部分，与本合同正文具有同等法律效力。</w:t>
      </w:r>
      <w:proofErr w:type="gramStart"/>
      <w:r>
        <w:rPr>
          <w:rFonts w:hint="eastAsia"/>
          <w:sz w:val="24"/>
        </w:rPr>
        <w:t>若合同</w:t>
      </w:r>
      <w:proofErr w:type="gramEnd"/>
      <w:r>
        <w:rPr>
          <w:rFonts w:hint="eastAsia"/>
          <w:sz w:val="24"/>
        </w:rPr>
        <w:t>附件与合同正文有任何冲突，以合同正文为准。</w:t>
      </w:r>
    </w:p>
    <w:p w14:paraId="13A60A8E" w14:textId="77777777" w:rsidR="001C0629" w:rsidRDefault="00031510">
      <w:pPr>
        <w:pStyle w:val="af9"/>
        <w:numPr>
          <w:ilvl w:val="0"/>
          <w:numId w:val="22"/>
        </w:numPr>
        <w:spacing w:line="360" w:lineRule="auto"/>
        <w:ind w:left="567" w:firstLineChars="0" w:hanging="567"/>
        <w:rPr>
          <w:ins w:id="244" w:author="Hansoh Minghui" w:date="2025-10-15T10:46:00Z"/>
          <w:sz w:val="24"/>
        </w:rPr>
      </w:pPr>
      <w:r>
        <w:rPr>
          <w:rFonts w:hint="eastAsia"/>
          <w:sz w:val="24"/>
        </w:rPr>
        <w:t>本合同由双方加盖公司印章之日起生效；如双方签署日期不一致，自较迟的签署日起生效。</w:t>
      </w:r>
    </w:p>
    <w:p w14:paraId="3D3A7770" w14:textId="77777777" w:rsidR="001C0629" w:rsidRPr="001C0629" w:rsidRDefault="00031510" w:rsidP="001C0629">
      <w:pPr>
        <w:pStyle w:val="af9"/>
        <w:numPr>
          <w:ilvl w:val="0"/>
          <w:numId w:val="22"/>
        </w:numPr>
        <w:spacing w:line="360" w:lineRule="auto"/>
        <w:ind w:left="567" w:firstLineChars="0" w:hanging="567"/>
        <w:rPr>
          <w:ins w:id="245" w:author="Hansoh Minghui" w:date="2025-10-15T10:47:00Z"/>
          <w:sz w:val="24"/>
          <w:rPrChange w:id="246" w:author="Hansoh Minghui" w:date="2025-10-15T10:51:00Z">
            <w:rPr>
              <w:ins w:id="247" w:author="Hansoh Minghui" w:date="2025-10-15T10:47:00Z"/>
            </w:rPr>
          </w:rPrChange>
        </w:rPr>
        <w:pPrChange w:id="248" w:author="Hansoh Minghui" w:date="2025-10-15T10:52:00Z">
          <w:pPr>
            <w:pStyle w:val="af9"/>
            <w:numPr>
              <w:numId w:val="22"/>
            </w:numPr>
            <w:spacing w:line="360" w:lineRule="auto"/>
            <w:ind w:left="420" w:firstLineChars="0" w:hanging="420"/>
          </w:pPr>
        </w:pPrChange>
      </w:pPr>
      <w:ins w:id="249" w:author="Hansoh Minghui" w:date="2025-10-15T10:47:00Z">
        <w:r>
          <w:rPr>
            <w:rFonts w:hint="eastAsia"/>
            <w:sz w:val="24"/>
          </w:rPr>
          <w:t>通知与送达</w:t>
        </w:r>
      </w:ins>
      <w:ins w:id="250" w:author="Hansoh Minghui" w:date="2025-10-15T13:29:00Z">
        <w:r>
          <w:rPr>
            <w:rFonts w:hint="eastAsia"/>
            <w:sz w:val="24"/>
          </w:rPr>
          <w:t>。</w:t>
        </w:r>
      </w:ins>
    </w:p>
    <w:p w14:paraId="3E3643FA" w14:textId="1F6679A7" w:rsidR="001C0629" w:rsidRDefault="00031510" w:rsidP="001C0629">
      <w:pPr>
        <w:pStyle w:val="af9"/>
        <w:numPr>
          <w:ilvl w:val="0"/>
          <w:numId w:val="23"/>
        </w:numPr>
        <w:spacing w:line="360" w:lineRule="auto"/>
        <w:ind w:left="1214" w:firstLineChars="0" w:hanging="794"/>
        <w:rPr>
          <w:ins w:id="251" w:author="Hansoh Minghui" w:date="2025-10-15T10:51:00Z"/>
          <w:sz w:val="24"/>
        </w:rPr>
        <w:pPrChange w:id="252" w:author="Hansoh Minghui" w:date="2025-10-15T10:52:00Z">
          <w:pPr>
            <w:pStyle w:val="af9"/>
            <w:numPr>
              <w:numId w:val="22"/>
            </w:numPr>
            <w:spacing w:line="360" w:lineRule="auto"/>
            <w:ind w:left="420" w:firstLineChars="0" w:hanging="420"/>
          </w:pPr>
        </w:pPrChange>
      </w:pPr>
      <w:ins w:id="253" w:author="Hansoh Minghui" w:date="2025-10-15T10:51:00Z">
        <w:r>
          <w:rPr>
            <w:rFonts w:hint="eastAsia"/>
            <w:sz w:val="24"/>
          </w:rPr>
          <w:t>本</w:t>
        </w:r>
      </w:ins>
      <w:ins w:id="254" w:author="Hansoh Minghui" w:date="2025-10-15T13:38:00Z">
        <w:r>
          <w:rPr>
            <w:rFonts w:hint="eastAsia"/>
            <w:sz w:val="24"/>
          </w:rPr>
          <w:t>合同</w:t>
        </w:r>
      </w:ins>
      <w:ins w:id="255" w:author="Hansoh Minghui" w:date="2025-10-15T10:51:00Z">
        <w:r>
          <w:rPr>
            <w:rFonts w:hint="eastAsia"/>
            <w:sz w:val="24"/>
          </w:rPr>
          <w:t>要求的所有通知、要求、请求和其他沟通必须是书面的。</w:t>
        </w:r>
        <w:proofErr w:type="gramStart"/>
        <w:r>
          <w:rPr>
            <w:rFonts w:hint="eastAsia"/>
            <w:sz w:val="24"/>
          </w:rPr>
          <w:t>一</w:t>
        </w:r>
        <w:proofErr w:type="gramEnd"/>
        <w:r>
          <w:rPr>
            <w:rFonts w:hint="eastAsia"/>
            <w:sz w:val="24"/>
          </w:rPr>
          <w:t>方向另一方发出的通知，以电子邮件形式发送的，自电</w:t>
        </w:r>
        <w:r>
          <w:rPr>
            <w:rFonts w:hint="eastAsia"/>
            <w:sz w:val="24"/>
          </w:rPr>
          <w:t>子邮件成功自发送人处发送并进入对方邮箱视为送达；以快递形式发送的应在发送之日告知对方，以对方签收之日</w:t>
        </w:r>
        <w:r>
          <w:rPr>
            <w:rFonts w:hint="eastAsia"/>
            <w:sz w:val="24"/>
          </w:rPr>
          <w:t>或发送人发出之日起</w:t>
        </w:r>
        <w:r>
          <w:rPr>
            <w:rFonts w:hint="eastAsia"/>
            <w:sz w:val="24"/>
          </w:rPr>
          <w:t>5</w:t>
        </w:r>
        <w:r>
          <w:rPr>
            <w:rFonts w:hint="eastAsia"/>
            <w:sz w:val="24"/>
          </w:rPr>
          <w:t>日后视为对方收到该通知，但需发送人提供快递</w:t>
        </w:r>
      </w:ins>
      <w:ins w:id="256" w:author="liyuqi" w:date="2025-10-31T22:52:00Z">
        <w:r>
          <w:rPr>
            <w:rFonts w:hint="eastAsia"/>
            <w:sz w:val="24"/>
          </w:rPr>
          <w:t>送达</w:t>
        </w:r>
      </w:ins>
      <w:ins w:id="257" w:author="Hansoh Minghui" w:date="2025-10-15T10:51:00Z">
        <w:r>
          <w:rPr>
            <w:rFonts w:hint="eastAsia"/>
            <w:sz w:val="24"/>
          </w:rPr>
          <w:t>被收件人</w:t>
        </w:r>
        <w:r>
          <w:rPr>
            <w:rFonts w:hint="eastAsia"/>
            <w:sz w:val="24"/>
          </w:rPr>
          <w:t>的合理证明。</w:t>
        </w:r>
      </w:ins>
    </w:p>
    <w:p w14:paraId="1F0A2CCF" w14:textId="77777777" w:rsidR="001C0629" w:rsidRDefault="00031510" w:rsidP="001C0629">
      <w:pPr>
        <w:pStyle w:val="af9"/>
        <w:numPr>
          <w:ilvl w:val="0"/>
          <w:numId w:val="23"/>
        </w:numPr>
        <w:spacing w:line="360" w:lineRule="auto"/>
        <w:ind w:firstLineChars="0"/>
        <w:rPr>
          <w:ins w:id="258" w:author="Hansoh Minghui" w:date="2025-10-15T10:51:00Z"/>
          <w:sz w:val="24"/>
        </w:rPr>
        <w:pPrChange w:id="259" w:author="Hansoh Minghui" w:date="2025-10-15T10:50:00Z">
          <w:pPr>
            <w:pStyle w:val="af9"/>
            <w:numPr>
              <w:numId w:val="22"/>
            </w:numPr>
            <w:spacing w:line="360" w:lineRule="auto"/>
            <w:ind w:left="420" w:firstLineChars="0" w:hanging="420"/>
          </w:pPr>
        </w:pPrChange>
      </w:pPr>
      <w:ins w:id="260" w:author="Hansoh Minghui" w:date="2025-10-15T10:51:00Z">
        <w:r>
          <w:rPr>
            <w:rFonts w:hint="eastAsia"/>
            <w:sz w:val="24"/>
          </w:rPr>
          <w:t>具体通知信息如下：</w:t>
        </w:r>
      </w:ins>
    </w:p>
    <w:p w14:paraId="75F8D35A" w14:textId="77777777" w:rsidR="001C0629" w:rsidRPr="001C0629" w:rsidRDefault="00031510">
      <w:pPr>
        <w:pStyle w:val="af9"/>
        <w:spacing w:line="360" w:lineRule="auto"/>
        <w:ind w:left="840" w:firstLine="480"/>
        <w:rPr>
          <w:ins w:id="261" w:author="Hansoh Minghui" w:date="2025-10-15T10:51:00Z"/>
          <w:sz w:val="24"/>
          <w:rPrChange w:id="262" w:author="Hansoh Minghui" w:date="2025-10-15T10:55:00Z">
            <w:rPr>
              <w:ins w:id="263" w:author="Hansoh Minghui" w:date="2025-10-15T10:51:00Z"/>
            </w:rPr>
          </w:rPrChange>
        </w:rPr>
      </w:pPr>
      <w:commentRangeStart w:id="264"/>
      <w:ins w:id="265" w:author="Hansoh Minghui" w:date="2025-10-15T10:51:00Z">
        <w:r>
          <w:rPr>
            <w:rFonts w:hint="eastAsia"/>
            <w:sz w:val="24"/>
          </w:rPr>
          <w:t>致甲方</w:t>
        </w:r>
        <w:r>
          <w:rPr>
            <w:rFonts w:hint="eastAsia"/>
            <w:sz w:val="24"/>
          </w:rPr>
          <w:t xml:space="preserve">: </w:t>
        </w:r>
      </w:ins>
    </w:p>
    <w:p w14:paraId="65D11941" w14:textId="77777777" w:rsidR="001C0629" w:rsidRDefault="00031510">
      <w:pPr>
        <w:pStyle w:val="af9"/>
        <w:spacing w:line="360" w:lineRule="auto"/>
        <w:ind w:left="840" w:firstLine="480"/>
        <w:rPr>
          <w:ins w:id="266" w:author="Hansoh Minghui" w:date="2025-10-15T10:51:00Z"/>
          <w:sz w:val="24"/>
        </w:rPr>
      </w:pPr>
      <w:ins w:id="267" w:author="Hansoh Minghui" w:date="2025-10-15T10:51:00Z">
        <w:r>
          <w:rPr>
            <w:rFonts w:hint="eastAsia"/>
            <w:sz w:val="24"/>
          </w:rPr>
          <w:t>地址：【】</w:t>
        </w:r>
      </w:ins>
    </w:p>
    <w:p w14:paraId="21C2D2AB" w14:textId="77777777" w:rsidR="001C0629" w:rsidRDefault="00031510">
      <w:pPr>
        <w:pStyle w:val="af9"/>
        <w:spacing w:line="360" w:lineRule="auto"/>
        <w:ind w:left="840" w:firstLine="480"/>
        <w:rPr>
          <w:ins w:id="268" w:author="Hansoh Minghui" w:date="2025-10-15T10:51:00Z"/>
          <w:sz w:val="24"/>
        </w:rPr>
      </w:pPr>
      <w:ins w:id="269" w:author="Hansoh Minghui" w:date="2025-10-15T10:51:00Z">
        <w:r>
          <w:rPr>
            <w:rFonts w:hint="eastAsia"/>
            <w:sz w:val="24"/>
          </w:rPr>
          <w:lastRenderedPageBreak/>
          <w:t>收件人：【】</w:t>
        </w:r>
      </w:ins>
    </w:p>
    <w:p w14:paraId="4A18ADDB" w14:textId="77777777" w:rsidR="001C0629" w:rsidRDefault="00031510">
      <w:pPr>
        <w:pStyle w:val="af9"/>
        <w:spacing w:line="360" w:lineRule="auto"/>
        <w:ind w:left="840" w:firstLine="480"/>
        <w:rPr>
          <w:ins w:id="270" w:author="Hansoh Minghui" w:date="2025-10-15T10:51:00Z"/>
          <w:sz w:val="24"/>
        </w:rPr>
      </w:pPr>
      <w:ins w:id="271" w:author="Hansoh Minghui" w:date="2025-10-15T10:51:00Z">
        <w:r>
          <w:rPr>
            <w:rFonts w:hint="eastAsia"/>
            <w:sz w:val="24"/>
          </w:rPr>
          <w:t>电子邮件：【】</w:t>
        </w:r>
      </w:ins>
      <w:commentRangeEnd w:id="264"/>
      <w:ins w:id="272" w:author="Hansoh Minghui" w:date="2025-10-15T10:55:00Z">
        <w:r>
          <w:rPr>
            <w:rStyle w:val="af7"/>
          </w:rPr>
          <w:commentReference w:id="264"/>
        </w:r>
      </w:ins>
    </w:p>
    <w:p w14:paraId="3B590147" w14:textId="77777777" w:rsidR="001C0629" w:rsidRPr="001C0629" w:rsidRDefault="00031510">
      <w:pPr>
        <w:pStyle w:val="af9"/>
        <w:spacing w:line="360" w:lineRule="auto"/>
        <w:ind w:left="840" w:firstLine="480"/>
        <w:rPr>
          <w:ins w:id="273" w:author="Hansoh Minghui" w:date="2025-10-15T10:51:00Z"/>
          <w:sz w:val="24"/>
          <w:rPrChange w:id="274" w:author="Hansoh Minghui" w:date="2025-10-15T10:55:00Z">
            <w:rPr>
              <w:ins w:id="275" w:author="Hansoh Minghui" w:date="2025-10-15T10:51:00Z"/>
            </w:rPr>
          </w:rPrChange>
        </w:rPr>
      </w:pPr>
      <w:ins w:id="276" w:author="Hansoh Minghui" w:date="2025-10-15T10:51:00Z">
        <w:r>
          <w:rPr>
            <w:rFonts w:hint="eastAsia"/>
            <w:sz w:val="24"/>
          </w:rPr>
          <w:t>致乙方</w:t>
        </w:r>
        <w:r>
          <w:rPr>
            <w:rFonts w:hint="eastAsia"/>
            <w:sz w:val="24"/>
          </w:rPr>
          <w:t>:</w:t>
        </w:r>
      </w:ins>
    </w:p>
    <w:p w14:paraId="6092D396" w14:textId="77777777" w:rsidR="001C0629" w:rsidRDefault="00031510">
      <w:pPr>
        <w:pStyle w:val="af9"/>
        <w:spacing w:line="360" w:lineRule="auto"/>
        <w:ind w:left="840" w:firstLine="480"/>
        <w:rPr>
          <w:ins w:id="277" w:author="Hansoh Minghui" w:date="2025-10-15T10:51:00Z"/>
          <w:sz w:val="24"/>
        </w:rPr>
      </w:pPr>
      <w:ins w:id="278" w:author="Hansoh Minghui" w:date="2025-10-15T10:51:00Z">
        <w:r>
          <w:rPr>
            <w:rFonts w:hint="eastAsia"/>
            <w:sz w:val="24"/>
          </w:rPr>
          <w:t>地址：【】</w:t>
        </w:r>
      </w:ins>
    </w:p>
    <w:p w14:paraId="7BCC16AD" w14:textId="77777777" w:rsidR="001C0629" w:rsidRDefault="00031510">
      <w:pPr>
        <w:pStyle w:val="af9"/>
        <w:spacing w:line="360" w:lineRule="auto"/>
        <w:ind w:left="840" w:firstLine="480"/>
        <w:rPr>
          <w:ins w:id="279" w:author="Hansoh Minghui" w:date="2025-10-15T10:51:00Z"/>
          <w:sz w:val="24"/>
        </w:rPr>
      </w:pPr>
      <w:ins w:id="280" w:author="Hansoh Minghui" w:date="2025-10-15T10:51:00Z">
        <w:r>
          <w:rPr>
            <w:rFonts w:hint="eastAsia"/>
            <w:sz w:val="24"/>
          </w:rPr>
          <w:t>收件人：【】</w:t>
        </w:r>
      </w:ins>
    </w:p>
    <w:p w14:paraId="6CD82940" w14:textId="77777777" w:rsidR="001C0629" w:rsidRDefault="00031510" w:rsidP="001C0629">
      <w:pPr>
        <w:pStyle w:val="af9"/>
        <w:spacing w:line="360" w:lineRule="auto"/>
        <w:ind w:left="840" w:firstLine="480"/>
        <w:rPr>
          <w:ins w:id="281" w:author="Hansoh Minghui" w:date="2025-10-15T10:51:00Z"/>
          <w:sz w:val="24"/>
        </w:rPr>
        <w:pPrChange w:id="282" w:author="Hansoh Minghui" w:date="2025-10-15T10:51:00Z">
          <w:pPr>
            <w:pStyle w:val="af9"/>
            <w:numPr>
              <w:numId w:val="22"/>
            </w:numPr>
            <w:spacing w:line="360" w:lineRule="auto"/>
            <w:ind w:left="420" w:firstLineChars="0" w:hanging="420"/>
          </w:pPr>
        </w:pPrChange>
      </w:pPr>
      <w:ins w:id="283" w:author="Hansoh Minghui" w:date="2025-10-15T10:51:00Z">
        <w:r>
          <w:rPr>
            <w:rFonts w:hint="eastAsia"/>
            <w:sz w:val="24"/>
          </w:rPr>
          <w:t>电子邮件：【】</w:t>
        </w:r>
      </w:ins>
    </w:p>
    <w:p w14:paraId="5F40801A" w14:textId="77777777" w:rsidR="001C0629" w:rsidRPr="001C0629" w:rsidRDefault="00031510" w:rsidP="001C0629">
      <w:pPr>
        <w:pStyle w:val="af9"/>
        <w:numPr>
          <w:ilvl w:val="0"/>
          <w:numId w:val="23"/>
        </w:numPr>
        <w:spacing w:line="360" w:lineRule="auto"/>
        <w:ind w:left="1214" w:firstLineChars="0" w:hanging="794"/>
        <w:rPr>
          <w:sz w:val="24"/>
          <w:rPrChange w:id="284" w:author="Hansoh Minghui" w:date="2025-10-15T11:08:00Z">
            <w:rPr/>
          </w:rPrChange>
        </w:rPr>
        <w:pPrChange w:id="285" w:author="Hansoh Minghui" w:date="2025-10-15T13:43:00Z">
          <w:pPr>
            <w:pStyle w:val="af9"/>
            <w:numPr>
              <w:numId w:val="22"/>
            </w:numPr>
            <w:spacing w:line="360" w:lineRule="auto"/>
            <w:ind w:left="420" w:firstLineChars="0" w:hanging="420"/>
          </w:pPr>
        </w:pPrChange>
      </w:pPr>
      <w:ins w:id="286" w:author="Hansoh Minghui" w:date="2025-10-15T11:07:00Z">
        <w:r>
          <w:rPr>
            <w:rFonts w:hint="eastAsia"/>
            <w:sz w:val="24"/>
          </w:rPr>
          <w:t>若任何一方的通讯信息发生变化（“变动方”），变动方应以书面形式通知对方</w:t>
        </w:r>
      </w:ins>
      <w:ins w:id="287" w:author="Hansoh Minghui" w:date="2025-10-15T11:08:00Z">
        <w:r>
          <w:rPr>
            <w:rFonts w:hint="eastAsia"/>
            <w:sz w:val="24"/>
          </w:rPr>
          <w:t>，在变动方的前述变动通知送达前，其他方</w:t>
        </w:r>
        <w:proofErr w:type="gramStart"/>
        <w:r>
          <w:rPr>
            <w:rFonts w:hint="eastAsia"/>
            <w:sz w:val="24"/>
          </w:rPr>
          <w:t>按照本第</w:t>
        </w:r>
      </w:ins>
      <w:ins w:id="288" w:author="Hansoh Minghui" w:date="2025-10-15T16:34:00Z">
        <w:r>
          <w:rPr>
            <w:rFonts w:hint="eastAsia"/>
            <w:sz w:val="24"/>
          </w:rPr>
          <w:t>【</w:t>
        </w:r>
      </w:ins>
      <w:ins w:id="289" w:author="Hansoh Minghui" w:date="2025-10-15T11:08:00Z">
        <w:r>
          <w:rPr>
            <w:rFonts w:hint="eastAsia"/>
            <w:sz w:val="24"/>
          </w:rPr>
          <w:t>1</w:t>
        </w:r>
        <w:r>
          <w:rPr>
            <w:sz w:val="24"/>
          </w:rPr>
          <w:t>5.15</w:t>
        </w:r>
      </w:ins>
      <w:ins w:id="290" w:author="Hansoh Minghui" w:date="2025-10-15T16:34:00Z">
        <w:r>
          <w:rPr>
            <w:rFonts w:hint="eastAsia"/>
            <w:sz w:val="24"/>
          </w:rPr>
          <w:t>】</w:t>
        </w:r>
      </w:ins>
      <w:proofErr w:type="gramEnd"/>
      <w:ins w:id="291" w:author="Hansoh Minghui" w:date="2025-10-15T11:08:00Z">
        <w:r>
          <w:rPr>
            <w:rFonts w:hint="eastAsia"/>
            <w:sz w:val="24"/>
          </w:rPr>
          <w:t>条的约定向</w:t>
        </w:r>
        <w:r>
          <w:rPr>
            <w:rFonts w:hint="eastAsia"/>
            <w:sz w:val="24"/>
            <w:rPrChange w:id="292" w:author="Hansoh Minghui" w:date="2025-10-15T11:08:00Z">
              <w:rPr>
                <w:rFonts w:hint="eastAsia"/>
              </w:rPr>
            </w:rPrChange>
          </w:rPr>
          <w:t>变动前的地址、电子邮箱发送书面通知的，应视为有效送达。</w:t>
        </w:r>
      </w:ins>
    </w:p>
    <w:p w14:paraId="63EF96FE" w14:textId="77777777" w:rsidR="001C0629" w:rsidRDefault="00031510">
      <w:pPr>
        <w:pStyle w:val="1"/>
        <w:numPr>
          <w:ilvl w:val="0"/>
          <w:numId w:val="2"/>
        </w:numPr>
        <w:spacing w:beforeLines="100" w:before="240" w:afterLines="100" w:after="240" w:line="500" w:lineRule="exact"/>
        <w:rPr>
          <w:sz w:val="24"/>
        </w:rPr>
      </w:pPr>
      <w:bookmarkStart w:id="293" w:name="_Ref118362833"/>
      <w:bookmarkStart w:id="294" w:name="_Toc109997461"/>
      <w:bookmarkStart w:id="295" w:name="_Ref118362753"/>
      <w:bookmarkStart w:id="296" w:name="_Toc135123334"/>
      <w:bookmarkStart w:id="297" w:name="_Ref118366849"/>
      <w:r>
        <w:rPr>
          <w:rFonts w:hint="eastAsia"/>
          <w:sz w:val="24"/>
        </w:rPr>
        <w:t>本合同所涉及交付物</w:t>
      </w:r>
      <w:bookmarkEnd w:id="293"/>
      <w:bookmarkEnd w:id="294"/>
      <w:bookmarkEnd w:id="295"/>
      <w:bookmarkEnd w:id="296"/>
      <w:bookmarkEnd w:id="297"/>
    </w:p>
    <w:p w14:paraId="79806AF5" w14:textId="77777777" w:rsidR="001C0629" w:rsidRDefault="00031510">
      <w:pPr>
        <w:rPr>
          <w:sz w:val="24"/>
        </w:rPr>
      </w:pPr>
      <w:r>
        <w:rPr>
          <w:rFonts w:hint="eastAsia"/>
          <w:sz w:val="24"/>
        </w:rPr>
        <w:t>乙方应当交付以下内容：</w:t>
      </w:r>
    </w:p>
    <w:p w14:paraId="4E942D4B" w14:textId="77777777" w:rsidR="001C0629" w:rsidRDefault="00031510">
      <w:pPr>
        <w:numPr>
          <w:ilvl w:val="0"/>
          <w:numId w:val="24"/>
        </w:numPr>
        <w:spacing w:line="500" w:lineRule="exact"/>
        <w:rPr>
          <w:sz w:val="24"/>
        </w:rPr>
      </w:pPr>
      <w:commentRangeStart w:id="298"/>
      <w:r>
        <w:rPr>
          <w:rFonts w:hint="eastAsia"/>
          <w:sz w:val="24"/>
        </w:rPr>
        <w:t>合同清单内所含</w:t>
      </w:r>
      <w:r>
        <w:rPr>
          <w:rFonts w:hint="eastAsia"/>
          <w:color w:val="000000"/>
          <w:sz w:val="24"/>
        </w:rPr>
        <w:t>软件及授权，软件包括软件源代码及安装盘；</w:t>
      </w:r>
    </w:p>
    <w:p w14:paraId="259A6C7E" w14:textId="77777777" w:rsidR="001C0629" w:rsidRDefault="00031510">
      <w:pPr>
        <w:numPr>
          <w:ilvl w:val="0"/>
          <w:numId w:val="24"/>
        </w:numPr>
        <w:spacing w:line="500" w:lineRule="exact"/>
        <w:rPr>
          <w:sz w:val="24"/>
        </w:rPr>
      </w:pPr>
      <w:r>
        <w:rPr>
          <w:rFonts w:hint="eastAsia"/>
          <w:sz w:val="24"/>
        </w:rPr>
        <w:t>合同清单内所含</w:t>
      </w:r>
      <w:r>
        <w:rPr>
          <w:rFonts w:hint="eastAsia"/>
          <w:color w:val="000000"/>
          <w:sz w:val="24"/>
        </w:rPr>
        <w:t>硬件及硬件</w:t>
      </w:r>
      <w:r>
        <w:rPr>
          <w:rFonts w:hint="eastAsia"/>
          <w:color w:val="000000"/>
          <w:sz w:val="24"/>
        </w:rPr>
        <w:t xml:space="preserve"> </w:t>
      </w:r>
      <w:r>
        <w:rPr>
          <w:rFonts w:hint="eastAsia"/>
          <w:color w:val="000000"/>
          <w:sz w:val="24"/>
        </w:rPr>
        <w:t>内置软件授权；</w:t>
      </w:r>
    </w:p>
    <w:p w14:paraId="3040D3DF" w14:textId="77777777" w:rsidR="001C0629" w:rsidRDefault="00031510">
      <w:pPr>
        <w:numPr>
          <w:ilvl w:val="0"/>
          <w:numId w:val="24"/>
        </w:numPr>
        <w:spacing w:line="500" w:lineRule="exact"/>
        <w:rPr>
          <w:sz w:val="24"/>
        </w:rPr>
      </w:pPr>
      <w:r>
        <w:rPr>
          <w:rFonts w:hint="eastAsia"/>
          <w:sz w:val="24"/>
        </w:rPr>
        <w:t>项目启动会相关材料；</w:t>
      </w:r>
    </w:p>
    <w:p w14:paraId="420CF165" w14:textId="77777777" w:rsidR="001C0629" w:rsidRDefault="00031510">
      <w:pPr>
        <w:numPr>
          <w:ilvl w:val="0"/>
          <w:numId w:val="24"/>
        </w:numPr>
        <w:spacing w:line="500" w:lineRule="exact"/>
        <w:rPr>
          <w:sz w:val="24"/>
        </w:rPr>
      </w:pPr>
      <w:r>
        <w:rPr>
          <w:rFonts w:hint="eastAsia"/>
          <w:sz w:val="24"/>
        </w:rPr>
        <w:t>需求调研表、蓝图设计、详细的部署实施方案；</w:t>
      </w:r>
    </w:p>
    <w:p w14:paraId="0595924D" w14:textId="77777777" w:rsidR="001C0629" w:rsidRDefault="00031510">
      <w:pPr>
        <w:numPr>
          <w:ilvl w:val="0"/>
          <w:numId w:val="24"/>
        </w:numPr>
        <w:spacing w:line="500" w:lineRule="exact"/>
        <w:rPr>
          <w:sz w:val="24"/>
        </w:rPr>
      </w:pPr>
      <w:r>
        <w:rPr>
          <w:rFonts w:hint="eastAsia"/>
          <w:sz w:val="24"/>
        </w:rPr>
        <w:t>功能验收测试报告；</w:t>
      </w:r>
    </w:p>
    <w:p w14:paraId="561A48F2" w14:textId="77777777" w:rsidR="001C0629" w:rsidRDefault="00031510">
      <w:pPr>
        <w:numPr>
          <w:ilvl w:val="0"/>
          <w:numId w:val="24"/>
        </w:numPr>
        <w:spacing w:line="500" w:lineRule="exact"/>
        <w:rPr>
          <w:sz w:val="24"/>
        </w:rPr>
      </w:pPr>
      <w:r>
        <w:rPr>
          <w:rFonts w:hint="eastAsia"/>
          <w:sz w:val="24"/>
        </w:rPr>
        <w:t>用户指南；</w:t>
      </w:r>
    </w:p>
    <w:p w14:paraId="496D55DD" w14:textId="77777777" w:rsidR="001C0629" w:rsidRDefault="00031510">
      <w:pPr>
        <w:numPr>
          <w:ilvl w:val="0"/>
          <w:numId w:val="24"/>
        </w:numPr>
        <w:spacing w:line="500" w:lineRule="exact"/>
        <w:rPr>
          <w:sz w:val="24"/>
        </w:rPr>
      </w:pPr>
      <w:r>
        <w:rPr>
          <w:rFonts w:hint="eastAsia"/>
          <w:sz w:val="24"/>
        </w:rPr>
        <w:t>运</w:t>
      </w:r>
      <w:proofErr w:type="gramStart"/>
      <w:r>
        <w:rPr>
          <w:rFonts w:hint="eastAsia"/>
          <w:sz w:val="24"/>
        </w:rPr>
        <w:t>维操作</w:t>
      </w:r>
      <w:proofErr w:type="gramEnd"/>
      <w:r>
        <w:rPr>
          <w:rFonts w:hint="eastAsia"/>
          <w:sz w:val="24"/>
        </w:rPr>
        <w:t>手册、培训等材料</w:t>
      </w:r>
    </w:p>
    <w:p w14:paraId="0283D2FC" w14:textId="77777777" w:rsidR="001C0629" w:rsidRDefault="00031510">
      <w:pPr>
        <w:numPr>
          <w:ilvl w:val="0"/>
          <w:numId w:val="24"/>
        </w:numPr>
        <w:spacing w:line="500" w:lineRule="exact"/>
        <w:rPr>
          <w:sz w:val="24"/>
        </w:rPr>
      </w:pPr>
      <w:r>
        <w:rPr>
          <w:rFonts w:hint="eastAsia"/>
          <w:sz w:val="24"/>
        </w:rPr>
        <w:t>甲方要求的其他项目材料</w:t>
      </w:r>
      <w:commentRangeEnd w:id="298"/>
      <w:r>
        <w:rPr>
          <w:rStyle w:val="af7"/>
        </w:rPr>
        <w:commentReference w:id="298"/>
      </w:r>
    </w:p>
    <w:p w14:paraId="72F8BBF7" w14:textId="77777777" w:rsidR="001C0629" w:rsidRDefault="00031510">
      <w:pPr>
        <w:jc w:val="left"/>
      </w:pPr>
      <w:r>
        <w:rPr>
          <w:rFonts w:hint="eastAsia"/>
        </w:rPr>
        <w:t>（以下为合同签署页）</w:t>
      </w:r>
    </w:p>
    <w:p w14:paraId="4B4FDF9A" w14:textId="77777777" w:rsidR="001C0629" w:rsidRDefault="001C0629">
      <w:pPr>
        <w:widowControl/>
        <w:jc w:val="left"/>
      </w:pPr>
    </w:p>
    <w:p w14:paraId="5241EDF0" w14:textId="77777777" w:rsidR="001C0629" w:rsidRDefault="00031510">
      <w:pPr>
        <w:autoSpaceDE w:val="0"/>
        <w:autoSpaceDN w:val="0"/>
        <w:adjustRightInd w:val="0"/>
        <w:spacing w:afterLines="50" w:after="120" w:line="480" w:lineRule="exact"/>
        <w:jc w:val="left"/>
        <w:rPr>
          <w:rFonts w:ascii="宋体" w:hAnsi="宋体"/>
          <w:b/>
          <w:bCs/>
          <w:kern w:val="0"/>
          <w:sz w:val="24"/>
          <w:szCs w:val="21"/>
          <w:lang w:val="zh-CN"/>
        </w:rPr>
      </w:pPr>
      <w:r>
        <w:rPr>
          <w:rFonts w:ascii="宋体" w:hAnsi="宋体" w:hint="eastAsia"/>
          <w:b/>
          <w:bCs/>
          <w:kern w:val="0"/>
          <w:sz w:val="24"/>
          <w:szCs w:val="21"/>
          <w:lang w:val="zh-CN"/>
        </w:rPr>
        <w:t>【签字页】</w:t>
      </w:r>
    </w:p>
    <w:p w14:paraId="4651E59B" w14:textId="77777777" w:rsidR="001C0629" w:rsidRDefault="00031510">
      <w:pPr>
        <w:autoSpaceDE w:val="0"/>
        <w:autoSpaceDN w:val="0"/>
        <w:adjustRightInd w:val="0"/>
        <w:spacing w:line="480" w:lineRule="exact"/>
        <w:jc w:val="left"/>
        <w:rPr>
          <w:snapToGrid w:val="0"/>
          <w:spacing w:val="24"/>
          <w:kern w:val="0"/>
          <w:sz w:val="24"/>
        </w:rPr>
      </w:pPr>
      <w:r>
        <w:rPr>
          <w:rFonts w:hint="eastAsia"/>
          <w:b/>
          <w:bCs/>
          <w:kern w:val="0"/>
          <w:sz w:val="24"/>
          <w:szCs w:val="21"/>
          <w:lang w:val="zh-CN"/>
        </w:rPr>
        <w:t>甲方：</w:t>
      </w:r>
      <w:r>
        <w:rPr>
          <w:rFonts w:hint="eastAsia"/>
          <w:snapToGrid w:val="0"/>
          <w:spacing w:val="24"/>
          <w:kern w:val="0"/>
          <w:sz w:val="24"/>
        </w:rPr>
        <w:t>【</w:t>
      </w:r>
      <w:hyperlink r:id="rId33" w:history="1">
        <w:r>
          <w:rPr>
            <w:rStyle w:val="af6"/>
            <w:rFonts w:hint="eastAsia"/>
            <w:snapToGrid w:val="0"/>
            <w:spacing w:val="24"/>
            <w:kern w:val="0"/>
            <w:sz w:val="24"/>
          </w:rPr>
          <w:t>${</w:t>
        </w:r>
        <w:r>
          <w:rPr>
            <w:rStyle w:val="af6"/>
            <w:rFonts w:hint="eastAsia"/>
            <w:snapToGrid w:val="0"/>
            <w:spacing w:val="24"/>
            <w:kern w:val="0"/>
            <w:sz w:val="24"/>
          </w:rPr>
          <w:t>甲方</w:t>
        </w:r>
        <w:r>
          <w:rPr>
            <w:rStyle w:val="af6"/>
            <w:rFonts w:hint="eastAsia"/>
            <w:snapToGrid w:val="0"/>
            <w:spacing w:val="24"/>
            <w:kern w:val="0"/>
            <w:sz w:val="24"/>
          </w:rPr>
          <w:t>-</w:t>
        </w:r>
        <w:r>
          <w:rPr>
            <w:rStyle w:val="af6"/>
            <w:rFonts w:hint="eastAsia"/>
            <w:snapToGrid w:val="0"/>
            <w:spacing w:val="24"/>
            <w:kern w:val="0"/>
            <w:sz w:val="24"/>
          </w:rPr>
          <w:t>交易方名称</w:t>
        </w:r>
        <w:r>
          <w:rPr>
            <w:rStyle w:val="af6"/>
            <w:rFonts w:hint="eastAsia"/>
            <w:snapToGrid w:val="0"/>
            <w:spacing w:val="24"/>
            <w:kern w:val="0"/>
            <w:sz w:val="24"/>
          </w:rPr>
          <w:t>}</w:t>
        </w:r>
      </w:hyperlink>
      <w:r>
        <w:rPr>
          <w:rFonts w:hint="eastAsia"/>
          <w:snapToGrid w:val="0"/>
          <w:spacing w:val="24"/>
          <w:kern w:val="0"/>
          <w:sz w:val="24"/>
        </w:rPr>
        <w:t>】（盖章）</w:t>
      </w:r>
    </w:p>
    <w:p w14:paraId="4EE247D8" w14:textId="77777777" w:rsidR="001C0629" w:rsidRDefault="00031510">
      <w:pPr>
        <w:autoSpaceDE w:val="0"/>
        <w:autoSpaceDN w:val="0"/>
        <w:adjustRightInd w:val="0"/>
        <w:spacing w:line="480" w:lineRule="exact"/>
        <w:jc w:val="left"/>
        <w:rPr>
          <w:snapToGrid w:val="0"/>
          <w:spacing w:val="24"/>
          <w:kern w:val="0"/>
          <w:sz w:val="24"/>
        </w:rPr>
      </w:pPr>
      <w:r>
        <w:rPr>
          <w:rFonts w:hint="eastAsia"/>
          <w:snapToGrid w:val="0"/>
          <w:spacing w:val="24"/>
          <w:kern w:val="0"/>
          <w:sz w:val="24"/>
        </w:rPr>
        <w:t>法定代表人或授权委托人：</w:t>
      </w:r>
      <w:r>
        <w:rPr>
          <w:rFonts w:hint="eastAsia"/>
          <w:snapToGrid w:val="0"/>
          <w:spacing w:val="24"/>
          <w:kern w:val="0"/>
          <w:sz w:val="24"/>
        </w:rPr>
        <w:t xml:space="preserve"> </w:t>
      </w:r>
    </w:p>
    <w:p w14:paraId="59EB0FD2" w14:textId="77777777" w:rsidR="001C0629" w:rsidRDefault="00031510">
      <w:pPr>
        <w:autoSpaceDE w:val="0"/>
        <w:autoSpaceDN w:val="0"/>
        <w:adjustRightInd w:val="0"/>
        <w:spacing w:line="480" w:lineRule="exact"/>
        <w:jc w:val="left"/>
        <w:rPr>
          <w:snapToGrid w:val="0"/>
          <w:spacing w:val="24"/>
          <w:kern w:val="0"/>
          <w:sz w:val="24"/>
        </w:rPr>
      </w:pPr>
      <w:r>
        <w:rPr>
          <w:rFonts w:hint="eastAsia"/>
          <w:snapToGrid w:val="0"/>
          <w:spacing w:val="24"/>
          <w:kern w:val="0"/>
          <w:sz w:val="24"/>
        </w:rPr>
        <w:t>日期：</w:t>
      </w:r>
      <w:r>
        <w:rPr>
          <w:rFonts w:hint="eastAsia"/>
          <w:snapToGrid w:val="0"/>
          <w:spacing w:val="24"/>
          <w:kern w:val="0"/>
          <w:sz w:val="24"/>
        </w:rPr>
        <w:t xml:space="preserve"> </w:t>
      </w:r>
    </w:p>
    <w:p w14:paraId="29CAC9C6" w14:textId="77777777" w:rsidR="001C0629" w:rsidRDefault="001C0629">
      <w:pPr>
        <w:autoSpaceDE w:val="0"/>
        <w:autoSpaceDN w:val="0"/>
        <w:adjustRightInd w:val="0"/>
        <w:spacing w:line="480" w:lineRule="exact"/>
        <w:jc w:val="left"/>
        <w:rPr>
          <w:snapToGrid w:val="0"/>
          <w:spacing w:val="24"/>
          <w:kern w:val="0"/>
          <w:sz w:val="24"/>
        </w:rPr>
      </w:pPr>
    </w:p>
    <w:p w14:paraId="63AB8CA4" w14:textId="77777777" w:rsidR="001C0629" w:rsidRDefault="001C0629">
      <w:pPr>
        <w:autoSpaceDE w:val="0"/>
        <w:autoSpaceDN w:val="0"/>
        <w:adjustRightInd w:val="0"/>
        <w:spacing w:line="480" w:lineRule="exact"/>
        <w:jc w:val="left"/>
        <w:rPr>
          <w:snapToGrid w:val="0"/>
          <w:spacing w:val="24"/>
          <w:kern w:val="0"/>
          <w:sz w:val="24"/>
        </w:rPr>
      </w:pPr>
    </w:p>
    <w:p w14:paraId="473F5601" w14:textId="77777777" w:rsidR="001C0629" w:rsidRDefault="001C0629">
      <w:pPr>
        <w:autoSpaceDE w:val="0"/>
        <w:autoSpaceDN w:val="0"/>
        <w:adjustRightInd w:val="0"/>
        <w:spacing w:line="480" w:lineRule="exact"/>
        <w:jc w:val="left"/>
        <w:rPr>
          <w:snapToGrid w:val="0"/>
          <w:spacing w:val="24"/>
          <w:kern w:val="0"/>
          <w:sz w:val="24"/>
        </w:rPr>
      </w:pPr>
    </w:p>
    <w:p w14:paraId="63D349D0" w14:textId="77777777" w:rsidR="001C0629" w:rsidRDefault="00031510">
      <w:pPr>
        <w:autoSpaceDE w:val="0"/>
        <w:autoSpaceDN w:val="0"/>
        <w:adjustRightInd w:val="0"/>
        <w:spacing w:line="480" w:lineRule="exact"/>
        <w:jc w:val="left"/>
        <w:rPr>
          <w:snapToGrid w:val="0"/>
          <w:spacing w:val="24"/>
          <w:kern w:val="0"/>
          <w:sz w:val="24"/>
        </w:rPr>
      </w:pPr>
      <w:r>
        <w:rPr>
          <w:rFonts w:hint="eastAsia"/>
          <w:b/>
          <w:bCs/>
          <w:kern w:val="0"/>
          <w:sz w:val="24"/>
          <w:szCs w:val="21"/>
          <w:lang w:val="zh-CN"/>
        </w:rPr>
        <w:lastRenderedPageBreak/>
        <w:t>乙方：</w:t>
      </w:r>
      <w:r>
        <w:rPr>
          <w:rFonts w:hint="eastAsia"/>
          <w:snapToGrid w:val="0"/>
          <w:spacing w:val="24"/>
          <w:kern w:val="0"/>
          <w:sz w:val="24"/>
        </w:rPr>
        <w:t>【</w:t>
      </w:r>
      <w:hyperlink r:id="rId34" w:history="1">
        <w:r>
          <w:rPr>
            <w:rStyle w:val="af6"/>
            <w:rFonts w:hint="eastAsia"/>
            <w:snapToGrid w:val="0"/>
            <w:spacing w:val="24"/>
            <w:kern w:val="0"/>
            <w:sz w:val="24"/>
          </w:rPr>
          <w:t>${</w:t>
        </w:r>
        <w:r>
          <w:rPr>
            <w:rStyle w:val="af6"/>
            <w:rFonts w:hint="eastAsia"/>
            <w:snapToGrid w:val="0"/>
            <w:spacing w:val="24"/>
            <w:kern w:val="0"/>
            <w:sz w:val="24"/>
          </w:rPr>
          <w:t>乙方</w:t>
        </w:r>
        <w:r>
          <w:rPr>
            <w:rStyle w:val="af6"/>
            <w:rFonts w:hint="eastAsia"/>
            <w:snapToGrid w:val="0"/>
            <w:spacing w:val="24"/>
            <w:kern w:val="0"/>
            <w:sz w:val="24"/>
          </w:rPr>
          <w:t>-</w:t>
        </w:r>
        <w:r>
          <w:rPr>
            <w:rStyle w:val="af6"/>
            <w:rFonts w:hint="eastAsia"/>
            <w:snapToGrid w:val="0"/>
            <w:spacing w:val="24"/>
            <w:kern w:val="0"/>
            <w:sz w:val="24"/>
          </w:rPr>
          <w:t>交易方名称</w:t>
        </w:r>
        <w:r>
          <w:rPr>
            <w:rStyle w:val="af6"/>
            <w:rFonts w:hint="eastAsia"/>
            <w:snapToGrid w:val="0"/>
            <w:spacing w:val="24"/>
            <w:kern w:val="0"/>
            <w:sz w:val="24"/>
          </w:rPr>
          <w:t>}</w:t>
        </w:r>
      </w:hyperlink>
      <w:r>
        <w:rPr>
          <w:rFonts w:hint="eastAsia"/>
          <w:snapToGrid w:val="0"/>
          <w:spacing w:val="24"/>
          <w:kern w:val="0"/>
          <w:sz w:val="24"/>
        </w:rPr>
        <w:t>】</w:t>
      </w:r>
      <w:r>
        <w:rPr>
          <w:rFonts w:hint="eastAsia"/>
          <w:snapToGrid w:val="0"/>
          <w:spacing w:val="24"/>
          <w:kern w:val="0"/>
          <w:sz w:val="24"/>
        </w:rPr>
        <w:t>(</w:t>
      </w:r>
      <w:r>
        <w:rPr>
          <w:rFonts w:hint="eastAsia"/>
          <w:snapToGrid w:val="0"/>
          <w:spacing w:val="24"/>
          <w:kern w:val="0"/>
          <w:sz w:val="24"/>
        </w:rPr>
        <w:t>盖章）</w:t>
      </w:r>
    </w:p>
    <w:p w14:paraId="3BC3AE84" w14:textId="77777777" w:rsidR="001C0629" w:rsidRDefault="00031510">
      <w:pPr>
        <w:autoSpaceDE w:val="0"/>
        <w:autoSpaceDN w:val="0"/>
        <w:adjustRightInd w:val="0"/>
        <w:spacing w:line="480" w:lineRule="exact"/>
        <w:jc w:val="left"/>
        <w:rPr>
          <w:snapToGrid w:val="0"/>
          <w:spacing w:val="24"/>
          <w:kern w:val="0"/>
          <w:sz w:val="24"/>
        </w:rPr>
      </w:pPr>
      <w:r>
        <w:rPr>
          <w:rFonts w:hint="eastAsia"/>
          <w:snapToGrid w:val="0"/>
          <w:spacing w:val="24"/>
          <w:kern w:val="0"/>
          <w:sz w:val="24"/>
        </w:rPr>
        <w:t>法定代表人或授权委托人：</w:t>
      </w:r>
      <w:r>
        <w:rPr>
          <w:rFonts w:hint="eastAsia"/>
          <w:snapToGrid w:val="0"/>
          <w:spacing w:val="24"/>
          <w:kern w:val="0"/>
          <w:sz w:val="24"/>
        </w:rPr>
        <w:t xml:space="preserve"> </w:t>
      </w:r>
    </w:p>
    <w:p w14:paraId="5D0AE4C1" w14:textId="77777777" w:rsidR="001C0629" w:rsidRDefault="00031510">
      <w:pPr>
        <w:jc w:val="left"/>
        <w:rPr>
          <w:snapToGrid w:val="0"/>
          <w:spacing w:val="24"/>
          <w:kern w:val="0"/>
          <w:sz w:val="24"/>
        </w:rPr>
      </w:pPr>
      <w:r>
        <w:rPr>
          <w:rFonts w:hint="eastAsia"/>
          <w:snapToGrid w:val="0"/>
          <w:spacing w:val="24"/>
          <w:kern w:val="0"/>
          <w:sz w:val="24"/>
        </w:rPr>
        <w:t>日期：</w:t>
      </w:r>
    </w:p>
    <w:p w14:paraId="05F6A20C" w14:textId="77777777" w:rsidR="001C0629" w:rsidRDefault="001C0629">
      <w:pPr>
        <w:jc w:val="left"/>
        <w:rPr>
          <w:snapToGrid w:val="0"/>
          <w:spacing w:val="24"/>
          <w:kern w:val="0"/>
          <w:sz w:val="24"/>
        </w:rPr>
      </w:pPr>
    </w:p>
    <w:p w14:paraId="61B36958" w14:textId="77777777" w:rsidR="001C0629" w:rsidRDefault="001C0629">
      <w:pPr>
        <w:jc w:val="left"/>
        <w:rPr>
          <w:snapToGrid w:val="0"/>
          <w:spacing w:val="24"/>
          <w:kern w:val="0"/>
          <w:sz w:val="24"/>
        </w:rPr>
      </w:pPr>
    </w:p>
    <w:p w14:paraId="3ADD3DA5" w14:textId="77777777" w:rsidR="001C0629" w:rsidRDefault="001C0629">
      <w:pPr>
        <w:jc w:val="left"/>
        <w:rPr>
          <w:snapToGrid w:val="0"/>
          <w:spacing w:val="24"/>
          <w:kern w:val="0"/>
          <w:sz w:val="24"/>
        </w:rPr>
      </w:pPr>
    </w:p>
    <w:p w14:paraId="5492B343" w14:textId="77777777" w:rsidR="001C0629" w:rsidRDefault="001C0629">
      <w:pPr>
        <w:jc w:val="left"/>
        <w:rPr>
          <w:snapToGrid w:val="0"/>
          <w:spacing w:val="24"/>
          <w:kern w:val="0"/>
          <w:sz w:val="24"/>
        </w:rPr>
      </w:pPr>
    </w:p>
    <w:p w14:paraId="1AF406C1" w14:textId="77777777" w:rsidR="001C0629" w:rsidRDefault="001C0629">
      <w:pPr>
        <w:jc w:val="left"/>
        <w:rPr>
          <w:snapToGrid w:val="0"/>
          <w:spacing w:val="24"/>
          <w:kern w:val="0"/>
          <w:sz w:val="24"/>
        </w:rPr>
      </w:pPr>
    </w:p>
    <w:p w14:paraId="1EB3E5CB" w14:textId="77777777" w:rsidR="001C0629" w:rsidRDefault="001C0629">
      <w:pPr>
        <w:jc w:val="left"/>
        <w:rPr>
          <w:snapToGrid w:val="0"/>
          <w:spacing w:val="24"/>
          <w:kern w:val="0"/>
          <w:sz w:val="24"/>
        </w:rPr>
      </w:pPr>
    </w:p>
    <w:p w14:paraId="768361C1" w14:textId="77777777" w:rsidR="001C0629" w:rsidRDefault="001C0629">
      <w:pPr>
        <w:jc w:val="left"/>
        <w:rPr>
          <w:snapToGrid w:val="0"/>
          <w:spacing w:val="24"/>
          <w:kern w:val="0"/>
          <w:sz w:val="24"/>
        </w:rPr>
      </w:pPr>
    </w:p>
    <w:p w14:paraId="294A0E1E" w14:textId="77777777" w:rsidR="001C0629" w:rsidRDefault="001C0629">
      <w:pPr>
        <w:jc w:val="left"/>
        <w:rPr>
          <w:snapToGrid w:val="0"/>
          <w:spacing w:val="24"/>
          <w:kern w:val="0"/>
          <w:sz w:val="24"/>
        </w:rPr>
      </w:pPr>
    </w:p>
    <w:p w14:paraId="190C690C" w14:textId="77777777" w:rsidR="001C0629" w:rsidRDefault="001C0629">
      <w:pPr>
        <w:jc w:val="left"/>
        <w:rPr>
          <w:snapToGrid w:val="0"/>
          <w:spacing w:val="24"/>
          <w:kern w:val="0"/>
          <w:sz w:val="24"/>
        </w:rPr>
      </w:pPr>
    </w:p>
    <w:p w14:paraId="0C26A42A" w14:textId="77777777" w:rsidR="001C0629" w:rsidRDefault="001C0629">
      <w:pPr>
        <w:jc w:val="left"/>
      </w:pPr>
    </w:p>
    <w:p w14:paraId="41749894" w14:textId="77777777" w:rsidR="001C0629" w:rsidRDefault="00031510">
      <w:pPr>
        <w:widowControl/>
        <w:jc w:val="left"/>
      </w:pPr>
      <w:r>
        <w:br w:type="page"/>
      </w:r>
    </w:p>
    <w:p w14:paraId="310E3DE2" w14:textId="77777777" w:rsidR="001C0629" w:rsidRDefault="00031510">
      <w:pPr>
        <w:widowControl/>
        <w:spacing w:beforeAutospacing="1" w:afterAutospacing="1" w:line="360" w:lineRule="auto"/>
        <w:jc w:val="left"/>
        <w:outlineLvl w:val="0"/>
        <w:rPr>
          <w:rFonts w:ascii="宋体" w:hAnsi="宋体" w:cs="宋体"/>
          <w:b/>
          <w:kern w:val="44"/>
          <w:sz w:val="24"/>
        </w:rPr>
      </w:pPr>
      <w:bookmarkStart w:id="299" w:name="_Toc135123335"/>
      <w:bookmarkStart w:id="300" w:name="_Toc40978829"/>
      <w:bookmarkStart w:id="301" w:name="_Toc111628148"/>
      <w:bookmarkStart w:id="302" w:name="_Toc109145351"/>
      <w:r>
        <w:rPr>
          <w:rFonts w:ascii="宋体" w:hAnsi="宋体" w:cs="宋体" w:hint="eastAsia"/>
          <w:b/>
          <w:kern w:val="44"/>
          <w:sz w:val="24"/>
        </w:rPr>
        <w:lastRenderedPageBreak/>
        <w:t>附件一：《项目</w:t>
      </w:r>
      <w:r>
        <w:rPr>
          <w:rFonts w:ascii="宋体" w:hAnsi="宋体" w:cs="宋体"/>
          <w:b/>
          <w:kern w:val="44"/>
          <w:sz w:val="24"/>
        </w:rPr>
        <w:t>URS</w:t>
      </w:r>
      <w:r>
        <w:rPr>
          <w:rFonts w:ascii="宋体" w:hAnsi="宋体" w:cs="宋体" w:hint="eastAsia"/>
          <w:b/>
          <w:kern w:val="44"/>
          <w:sz w:val="24"/>
        </w:rPr>
        <w:t>说明书》</w:t>
      </w:r>
      <w:bookmarkEnd w:id="299"/>
    </w:p>
    <w:p w14:paraId="0A68D1F5" w14:textId="77777777" w:rsidR="001C0629" w:rsidRDefault="001C0629"/>
    <w:p w14:paraId="724B6916" w14:textId="77777777" w:rsidR="001C0629" w:rsidRDefault="001C0629"/>
    <w:p w14:paraId="520B5CF7" w14:textId="77777777" w:rsidR="001C0629" w:rsidRDefault="00031510">
      <w:pPr>
        <w:widowControl/>
        <w:jc w:val="left"/>
        <w:rPr>
          <w:b/>
          <w:sz w:val="24"/>
        </w:rPr>
      </w:pPr>
      <w:r>
        <w:rPr>
          <w:b/>
          <w:sz w:val="24"/>
        </w:rPr>
        <w:br w:type="page"/>
      </w:r>
    </w:p>
    <w:p w14:paraId="18FA3FD5" w14:textId="77777777" w:rsidR="001C0629" w:rsidRDefault="00031510">
      <w:pPr>
        <w:widowControl/>
        <w:spacing w:beforeAutospacing="1" w:afterAutospacing="1" w:line="360" w:lineRule="auto"/>
        <w:jc w:val="left"/>
        <w:outlineLvl w:val="0"/>
        <w:rPr>
          <w:rFonts w:ascii="宋体" w:hAnsi="宋体" w:cs="宋体"/>
          <w:b/>
          <w:kern w:val="44"/>
          <w:sz w:val="24"/>
        </w:rPr>
      </w:pPr>
      <w:bookmarkStart w:id="303" w:name="_Toc135123336"/>
      <w:commentRangeStart w:id="304"/>
      <w:r>
        <w:rPr>
          <w:rFonts w:ascii="宋体" w:hAnsi="宋体" w:cs="宋体" w:hint="eastAsia"/>
          <w:b/>
          <w:kern w:val="44"/>
          <w:sz w:val="24"/>
        </w:rPr>
        <w:lastRenderedPageBreak/>
        <w:t>附件二：《项目工作说明书》</w:t>
      </w:r>
      <w:commentRangeEnd w:id="304"/>
      <w:r>
        <w:rPr>
          <w:rFonts w:ascii="宋体" w:hAnsi="宋体" w:cs="宋体"/>
          <w:b/>
          <w:kern w:val="44"/>
          <w:sz w:val="24"/>
        </w:rPr>
        <w:commentReference w:id="304"/>
      </w:r>
      <w:bookmarkEnd w:id="303"/>
    </w:p>
    <w:p w14:paraId="78D554B8" w14:textId="77777777" w:rsidR="001C0629" w:rsidRDefault="001C0629"/>
    <w:p w14:paraId="2B200118" w14:textId="77777777" w:rsidR="001C0629" w:rsidRDefault="00031510">
      <w:pPr>
        <w:widowControl/>
        <w:shd w:val="clear" w:color="auto" w:fill="FFFFFF"/>
        <w:spacing w:line="360" w:lineRule="auto"/>
        <w:ind w:firstLine="567"/>
        <w:jc w:val="left"/>
        <w:rPr>
          <w:rFonts w:ascii="宋体" w:hAnsi="宋体" w:cs="宋体"/>
          <w:kern w:val="0"/>
          <w:sz w:val="24"/>
        </w:rPr>
      </w:pPr>
      <w:r>
        <w:rPr>
          <w:rFonts w:ascii="宋体" w:hAnsi="宋体" w:cs="宋体" w:hint="eastAsia"/>
          <w:kern w:val="0"/>
          <w:sz w:val="24"/>
        </w:rPr>
        <w:t>本</w:t>
      </w:r>
      <w:r>
        <w:rPr>
          <w:rFonts w:ascii="宋体" w:hAnsi="宋体" w:cs="宋体" w:hint="eastAsia"/>
          <w:b/>
          <w:bCs/>
          <w:kern w:val="0"/>
          <w:sz w:val="24"/>
        </w:rPr>
        <w:t>工作说明书</w:t>
      </w:r>
      <w:r>
        <w:rPr>
          <w:rFonts w:ascii="宋体" w:hAnsi="宋体" w:cs="宋体" w:hint="eastAsia"/>
          <w:kern w:val="0"/>
          <w:sz w:val="24"/>
        </w:rPr>
        <w:t>属于双方签订的【</w:t>
      </w:r>
      <w:commentRangeStart w:id="305"/>
      <w:r>
        <w:rPr>
          <w:rFonts w:ascii="宋体" w:hAnsi="宋体" w:cs="宋体" w:hint="eastAsia"/>
          <w:kern w:val="0"/>
          <w:sz w:val="24"/>
        </w:rPr>
        <w:t>X</w:t>
      </w:r>
      <w:r>
        <w:rPr>
          <w:rFonts w:ascii="宋体" w:hAnsi="宋体" w:cs="宋体"/>
          <w:kern w:val="0"/>
          <w:sz w:val="24"/>
        </w:rPr>
        <w:t>XX</w:t>
      </w:r>
      <w:r>
        <w:rPr>
          <w:rFonts w:ascii="宋体" w:hAnsi="宋体" w:cs="宋体" w:hint="eastAsia"/>
          <w:kern w:val="0"/>
          <w:sz w:val="24"/>
        </w:rPr>
        <w:t>系统项目合同</w:t>
      </w:r>
      <w:commentRangeEnd w:id="305"/>
      <w:r>
        <w:rPr>
          <w:rStyle w:val="af7"/>
        </w:rPr>
        <w:commentReference w:id="305"/>
      </w:r>
      <w:r>
        <w:rPr>
          <w:rFonts w:ascii="宋体" w:hAnsi="宋体" w:cs="宋体" w:hint="eastAsia"/>
          <w:kern w:val="0"/>
          <w:sz w:val="24"/>
        </w:rPr>
        <w:t>】（“</w:t>
      </w:r>
      <w:r>
        <w:rPr>
          <w:rFonts w:ascii="宋体" w:hAnsi="宋体" w:cs="宋体" w:hint="eastAsia"/>
          <w:b/>
          <w:bCs/>
          <w:kern w:val="0"/>
          <w:sz w:val="24"/>
        </w:rPr>
        <w:t>主合同</w:t>
      </w:r>
      <w:r>
        <w:rPr>
          <w:rFonts w:ascii="宋体" w:hAnsi="宋体" w:cs="宋体" w:hint="eastAsia"/>
          <w:kern w:val="0"/>
          <w:sz w:val="24"/>
        </w:rPr>
        <w:t>”）的附件及一部分。除非本订单另有定义，本订单使用的所有已定义的术语具有主合同所载明的含义。经甲乙双方友好协商，确认根据下列条款签订本订单：</w:t>
      </w:r>
    </w:p>
    <w:p w14:paraId="1A6D0F13" w14:textId="77777777" w:rsidR="001C0629" w:rsidRDefault="00031510">
      <w:pPr>
        <w:widowControl/>
        <w:numPr>
          <w:ilvl w:val="0"/>
          <w:numId w:val="25"/>
        </w:numPr>
        <w:spacing w:before="100" w:beforeAutospacing="1" w:after="100" w:afterAutospacing="1"/>
        <w:ind w:left="0" w:firstLine="0"/>
        <w:jc w:val="left"/>
        <w:outlineLvl w:val="1"/>
        <w:rPr>
          <w:rFonts w:ascii="宋体" w:hAnsi="宋体"/>
          <w:b/>
          <w:kern w:val="0"/>
          <w:sz w:val="24"/>
        </w:rPr>
      </w:pPr>
      <w:bookmarkStart w:id="306" w:name="_Toc135123337"/>
      <w:bookmarkStart w:id="307" w:name="_Toc97624604"/>
      <w:r>
        <w:rPr>
          <w:rFonts w:ascii="宋体" w:hAnsi="宋体"/>
          <w:b/>
          <w:kern w:val="0"/>
          <w:sz w:val="24"/>
        </w:rPr>
        <w:t>服务说明</w:t>
      </w:r>
      <w:bookmarkEnd w:id="306"/>
      <w:bookmarkEnd w:id="307"/>
    </w:p>
    <w:p w14:paraId="64E81734" w14:textId="77777777" w:rsidR="001C0629" w:rsidRDefault="00031510">
      <w:pPr>
        <w:widowControl/>
        <w:shd w:val="clear" w:color="auto" w:fill="FFFFFF"/>
        <w:spacing w:line="360" w:lineRule="auto"/>
        <w:ind w:firstLine="480"/>
        <w:rPr>
          <w:rFonts w:ascii="宋体" w:hAnsi="宋体" w:cs="宋体"/>
          <w:kern w:val="0"/>
          <w:sz w:val="24"/>
          <w:u w:val="single"/>
        </w:rPr>
      </w:pPr>
      <w:r>
        <w:rPr>
          <w:rFonts w:ascii="宋体" w:hAnsi="宋体" w:cs="宋体" w:hint="eastAsia"/>
          <w:kern w:val="0"/>
          <w:sz w:val="24"/>
        </w:rPr>
        <w:t>本工作说明书记载了</w:t>
      </w:r>
      <w:r>
        <w:rPr>
          <w:rFonts w:ascii="宋体" w:hAnsi="宋体" w:cs="宋体" w:hint="eastAsia"/>
          <w:kern w:val="0"/>
          <w:sz w:val="24"/>
        </w:rPr>
        <w:t>X</w:t>
      </w:r>
      <w:r>
        <w:rPr>
          <w:rFonts w:ascii="宋体" w:hAnsi="宋体" w:cs="宋体"/>
          <w:kern w:val="0"/>
          <w:sz w:val="24"/>
        </w:rPr>
        <w:t>XX</w:t>
      </w:r>
      <w:r>
        <w:rPr>
          <w:rFonts w:ascii="宋体" w:hAnsi="宋体" w:cs="宋体" w:hint="eastAsia"/>
          <w:kern w:val="0"/>
          <w:sz w:val="24"/>
        </w:rPr>
        <w:t>公司（以下简称</w:t>
      </w:r>
      <w:r>
        <w:rPr>
          <w:rFonts w:ascii="宋体" w:hAnsi="宋体" w:cs="宋体" w:hint="eastAsia"/>
          <w:kern w:val="0"/>
          <w:sz w:val="24"/>
        </w:rPr>
        <w:t>X</w:t>
      </w:r>
      <w:r>
        <w:rPr>
          <w:rFonts w:ascii="宋体" w:hAnsi="宋体" w:cs="宋体"/>
          <w:kern w:val="0"/>
          <w:sz w:val="24"/>
        </w:rPr>
        <w:t>XX</w:t>
      </w:r>
      <w:r>
        <w:rPr>
          <w:rFonts w:ascii="宋体" w:hAnsi="宋体" w:cs="宋体" w:hint="eastAsia"/>
          <w:kern w:val="0"/>
          <w:sz w:val="24"/>
        </w:rPr>
        <w:t>）在合同项下所提供的工作或服务，用于确定工作或服务的具体内容，包括但不限于标的范围、期限、进程及标准；此外，</w:t>
      </w:r>
      <w:commentRangeStart w:id="308"/>
      <w:r>
        <w:rPr>
          <w:rFonts w:ascii="宋体" w:hAnsi="宋体" w:cs="宋体" w:hint="eastAsia"/>
          <w:kern w:val="0"/>
          <w:sz w:val="24"/>
        </w:rPr>
        <w:t>本工作说明书也记载了</w:t>
      </w:r>
      <w:r>
        <w:rPr>
          <w:rFonts w:ascii="宋体" w:hAnsi="宋体" w:cs="宋体" w:hint="eastAsia"/>
          <w:kern w:val="0"/>
          <w:sz w:val="24"/>
          <w:u w:val="single"/>
        </w:rPr>
        <w:t>【</w:t>
      </w:r>
    </w:p>
    <w:p w14:paraId="36CF14C9"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cs="宋体" w:hint="eastAsia"/>
          <w:kern w:val="0"/>
          <w:sz w:val="24"/>
          <w:u w:val="single"/>
        </w:rPr>
        <w:t>】有限公司</w:t>
      </w:r>
      <w:r>
        <w:rPr>
          <w:rFonts w:ascii="宋体" w:hAnsi="宋体" w:cs="宋体" w:hint="eastAsia"/>
          <w:kern w:val="0"/>
          <w:sz w:val="24"/>
        </w:rPr>
        <w:t>（以下简称</w:t>
      </w:r>
      <w:r>
        <w:rPr>
          <w:rFonts w:ascii="宋体" w:hAnsi="宋体"/>
          <w:kern w:val="0"/>
          <w:sz w:val="24"/>
        </w:rPr>
        <w:t>“</w:t>
      </w:r>
      <w:r>
        <w:rPr>
          <w:rFonts w:ascii="宋体" w:hAnsi="宋体"/>
          <w:kern w:val="0"/>
          <w:sz w:val="24"/>
          <w:u w:val="single"/>
        </w:rPr>
        <w:t> </w:t>
      </w:r>
      <w:r>
        <w:rPr>
          <w:rFonts w:ascii="宋体" w:hAnsi="宋体" w:hint="eastAsia"/>
          <w:kern w:val="0"/>
          <w:sz w:val="24"/>
          <w:u w:val="single"/>
        </w:rPr>
        <w:t>【甲方</w:t>
      </w:r>
      <w:r>
        <w:rPr>
          <w:rFonts w:ascii="宋体" w:hAnsi="宋体" w:cs="宋体" w:hint="eastAsia"/>
          <w:kern w:val="0"/>
          <w:sz w:val="24"/>
          <w:u w:val="single"/>
        </w:rPr>
        <w:t>】</w:t>
      </w:r>
      <w:r>
        <w:rPr>
          <w:rFonts w:ascii="宋体" w:hAnsi="宋体"/>
          <w:kern w:val="0"/>
          <w:sz w:val="24"/>
          <w:u w:val="single"/>
        </w:rPr>
        <w:t> </w:t>
      </w:r>
      <w:r>
        <w:rPr>
          <w:rFonts w:ascii="宋体" w:hAnsi="宋体"/>
          <w:kern w:val="0"/>
          <w:sz w:val="24"/>
        </w:rPr>
        <w:t>”</w:t>
      </w:r>
      <w:r>
        <w:rPr>
          <w:rFonts w:ascii="宋体" w:hAnsi="宋体" w:cs="宋体" w:hint="eastAsia"/>
          <w:kern w:val="0"/>
          <w:sz w:val="24"/>
        </w:rPr>
        <w:t>）在合同项下应履行的义务、职责、项目工作等具体规定和说明。</w:t>
      </w:r>
      <w:commentRangeEnd w:id="308"/>
      <w:r>
        <w:rPr>
          <w:rStyle w:val="af7"/>
        </w:rPr>
        <w:commentReference w:id="308"/>
      </w:r>
    </w:p>
    <w:p w14:paraId="2FF7A0FA" w14:textId="77777777" w:rsidR="001C0629" w:rsidRDefault="00031510">
      <w:pPr>
        <w:pStyle w:val="af9"/>
        <w:widowControl/>
        <w:numPr>
          <w:ilvl w:val="1"/>
          <w:numId w:val="25"/>
        </w:numPr>
        <w:spacing w:line="360" w:lineRule="auto"/>
        <w:ind w:firstLineChars="0"/>
        <w:jc w:val="left"/>
        <w:outlineLvl w:val="2"/>
        <w:rPr>
          <w:rFonts w:ascii="宋体" w:hAnsi="宋体"/>
          <w:b/>
          <w:kern w:val="0"/>
          <w:sz w:val="24"/>
        </w:rPr>
      </w:pPr>
      <w:bookmarkStart w:id="309" w:name="_Toc135123338"/>
      <w:r>
        <w:rPr>
          <w:rFonts w:ascii="宋体" w:hAnsi="宋体"/>
          <w:b/>
          <w:kern w:val="0"/>
          <w:sz w:val="24"/>
        </w:rPr>
        <w:t>背景</w:t>
      </w:r>
      <w:bookmarkEnd w:id="309"/>
    </w:p>
    <w:p w14:paraId="49E75B3B" w14:textId="77777777" w:rsidR="001C0629" w:rsidRDefault="00031510">
      <w:pPr>
        <w:widowControl/>
        <w:spacing w:line="360" w:lineRule="auto"/>
        <w:ind w:firstLineChars="200" w:firstLine="480"/>
        <w:jc w:val="left"/>
        <w:rPr>
          <w:rFonts w:ascii="宋体" w:hAnsi="宋体" w:cs="宋体"/>
          <w:kern w:val="0"/>
          <w:sz w:val="24"/>
        </w:rPr>
      </w:pPr>
      <w:r>
        <w:rPr>
          <w:rFonts w:ascii="宋体" w:hAnsi="宋体" w:cs="宋体" w:hint="eastAsia"/>
          <w:kern w:val="0"/>
          <w:sz w:val="24"/>
        </w:rPr>
        <w:t>项目背景。</w:t>
      </w:r>
    </w:p>
    <w:p w14:paraId="4BA3BA0E" w14:textId="77777777" w:rsidR="001C0629" w:rsidRDefault="00031510">
      <w:pPr>
        <w:pStyle w:val="af9"/>
        <w:widowControl/>
        <w:numPr>
          <w:ilvl w:val="1"/>
          <w:numId w:val="25"/>
        </w:numPr>
        <w:spacing w:line="360" w:lineRule="auto"/>
        <w:ind w:firstLineChars="0"/>
        <w:jc w:val="left"/>
        <w:outlineLvl w:val="2"/>
        <w:rPr>
          <w:rFonts w:ascii="宋体" w:hAnsi="宋体"/>
          <w:b/>
          <w:kern w:val="0"/>
          <w:sz w:val="24"/>
        </w:rPr>
      </w:pPr>
      <w:bookmarkStart w:id="310" w:name="_Toc135123339"/>
      <w:r>
        <w:rPr>
          <w:rFonts w:ascii="宋体" w:hAnsi="宋体"/>
          <w:b/>
          <w:kern w:val="0"/>
          <w:sz w:val="24"/>
        </w:rPr>
        <w:t>范围</w:t>
      </w:r>
      <w:bookmarkEnd w:id="310"/>
    </w:p>
    <w:p w14:paraId="632579D5" w14:textId="77777777" w:rsidR="001C0629" w:rsidRDefault="00031510">
      <w:pPr>
        <w:spacing w:line="360" w:lineRule="auto"/>
        <w:ind w:left="420"/>
        <w:rPr>
          <w:rFonts w:ascii="宋体" w:hAnsi="宋体" w:cs="宋体"/>
          <w:kern w:val="0"/>
          <w:sz w:val="24"/>
        </w:rPr>
      </w:pPr>
      <w:r>
        <w:rPr>
          <w:rFonts w:ascii="宋体" w:hAnsi="宋体" w:cs="宋体" w:hint="eastAsia"/>
          <w:kern w:val="0"/>
          <w:sz w:val="24"/>
        </w:rPr>
        <w:t>项目功能范围描述、组织范围、培训范围等</w:t>
      </w:r>
    </w:p>
    <w:p w14:paraId="2FBFDCE9" w14:textId="77777777" w:rsidR="001C0629" w:rsidRDefault="00031510">
      <w:pPr>
        <w:pStyle w:val="af9"/>
        <w:widowControl/>
        <w:numPr>
          <w:ilvl w:val="1"/>
          <w:numId w:val="25"/>
        </w:numPr>
        <w:spacing w:beforeAutospacing="1" w:afterAutospacing="1"/>
        <w:ind w:firstLineChars="0"/>
        <w:jc w:val="left"/>
        <w:outlineLvl w:val="2"/>
        <w:rPr>
          <w:rFonts w:ascii="宋体" w:hAnsi="宋体"/>
          <w:b/>
          <w:kern w:val="0"/>
          <w:sz w:val="24"/>
        </w:rPr>
      </w:pPr>
      <w:bookmarkStart w:id="311" w:name="_Toc135123340"/>
      <w:r>
        <w:rPr>
          <w:rFonts w:ascii="宋体" w:hAnsi="宋体"/>
          <w:b/>
          <w:kern w:val="0"/>
          <w:sz w:val="24"/>
        </w:rPr>
        <w:t>义务与责任</w:t>
      </w:r>
      <w:bookmarkEnd w:id="311"/>
    </w:p>
    <w:p w14:paraId="6E8AAC23" w14:textId="77777777" w:rsidR="001C0629" w:rsidRDefault="00031510">
      <w:pPr>
        <w:pStyle w:val="af9"/>
        <w:widowControl/>
        <w:numPr>
          <w:ilvl w:val="0"/>
          <w:numId w:val="26"/>
        </w:numPr>
        <w:spacing w:beforeAutospacing="1" w:afterAutospacing="1"/>
        <w:ind w:firstLineChars="0"/>
        <w:jc w:val="left"/>
        <w:outlineLvl w:val="3"/>
        <w:rPr>
          <w:rFonts w:ascii="宋体" w:hAnsi="宋体"/>
          <w:b/>
          <w:kern w:val="0"/>
          <w:sz w:val="24"/>
        </w:rPr>
      </w:pPr>
      <w:r>
        <w:rPr>
          <w:rFonts w:ascii="宋体" w:hAnsi="宋体"/>
          <w:b/>
          <w:kern w:val="0"/>
          <w:sz w:val="24"/>
        </w:rPr>
        <w:t>XXX</w:t>
      </w:r>
      <w:r>
        <w:rPr>
          <w:rFonts w:ascii="宋体" w:hAnsi="宋体"/>
          <w:b/>
          <w:kern w:val="0"/>
          <w:sz w:val="24"/>
        </w:rPr>
        <w:t>公司的责任</w:t>
      </w:r>
    </w:p>
    <w:p w14:paraId="58FA9E38"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项目管理</w:t>
      </w:r>
    </w:p>
    <w:p w14:paraId="2194AC94" w14:textId="77777777" w:rsidR="001C0629" w:rsidRDefault="00031510">
      <w:pPr>
        <w:widowControl/>
        <w:shd w:val="clear" w:color="auto" w:fill="FFFFFF"/>
        <w:spacing w:line="360" w:lineRule="auto"/>
        <w:ind w:firstLine="482"/>
        <w:rPr>
          <w:rFonts w:ascii="宋体" w:hAnsi="宋体" w:cs="宋体"/>
          <w:kern w:val="0"/>
          <w:sz w:val="24"/>
        </w:rPr>
      </w:pPr>
      <w:r>
        <w:rPr>
          <w:rFonts w:ascii="宋体" w:hAnsi="宋体" w:cs="宋体" w:hint="eastAsia"/>
          <w:b/>
          <w:bCs/>
          <w:kern w:val="0"/>
          <w:sz w:val="24"/>
        </w:rPr>
        <w:t>项目计划：</w:t>
      </w:r>
    </w:p>
    <w:p w14:paraId="5FAD6243" w14:textId="77777777" w:rsidR="001C0629" w:rsidRDefault="00031510">
      <w:pPr>
        <w:pStyle w:val="af9"/>
        <w:widowControl/>
        <w:numPr>
          <w:ilvl w:val="0"/>
          <w:numId w:val="28"/>
        </w:numPr>
        <w:shd w:val="clear" w:color="auto" w:fill="FFFFFF"/>
        <w:spacing w:before="28" w:after="28" w:line="360" w:lineRule="auto"/>
        <w:ind w:firstLineChars="0"/>
        <w:rPr>
          <w:rFonts w:ascii="宋体" w:hAnsi="宋体"/>
          <w:kern w:val="0"/>
          <w:sz w:val="24"/>
        </w:rPr>
      </w:pPr>
      <w:r>
        <w:rPr>
          <w:rFonts w:ascii="宋体" w:hAnsi="宋体" w:hint="eastAsia"/>
          <w:kern w:val="0"/>
          <w:sz w:val="24"/>
        </w:rPr>
        <w:t>与甲方项目经理复核工作说明书和双方责任。</w:t>
      </w:r>
    </w:p>
    <w:p w14:paraId="199F7C88" w14:textId="77777777" w:rsidR="001C0629" w:rsidRDefault="00031510">
      <w:pPr>
        <w:pStyle w:val="af9"/>
        <w:widowControl/>
        <w:numPr>
          <w:ilvl w:val="0"/>
          <w:numId w:val="28"/>
        </w:numPr>
        <w:shd w:val="clear" w:color="auto" w:fill="FFFFFF"/>
        <w:spacing w:before="28" w:after="28" w:line="360" w:lineRule="auto"/>
        <w:ind w:firstLineChars="0"/>
        <w:rPr>
          <w:rFonts w:ascii="宋体" w:hAnsi="宋体"/>
          <w:kern w:val="0"/>
          <w:sz w:val="24"/>
        </w:rPr>
      </w:pPr>
      <w:r>
        <w:rPr>
          <w:rFonts w:ascii="宋体" w:hAnsi="宋体" w:hint="eastAsia"/>
          <w:kern w:val="0"/>
          <w:sz w:val="24"/>
        </w:rPr>
        <w:t>与甲方项目经理保持项目沟通。</w:t>
      </w:r>
    </w:p>
    <w:p w14:paraId="16793F3B" w14:textId="77777777" w:rsidR="001C0629" w:rsidRDefault="00031510">
      <w:pPr>
        <w:pStyle w:val="af9"/>
        <w:widowControl/>
        <w:numPr>
          <w:ilvl w:val="0"/>
          <w:numId w:val="28"/>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协调建立项目环境。</w:t>
      </w:r>
    </w:p>
    <w:p w14:paraId="447B7B65" w14:textId="77777777" w:rsidR="001C0629" w:rsidRDefault="00031510">
      <w:pPr>
        <w:pStyle w:val="af9"/>
        <w:widowControl/>
        <w:numPr>
          <w:ilvl w:val="0"/>
          <w:numId w:val="28"/>
        </w:numPr>
        <w:shd w:val="clear" w:color="auto" w:fill="FFFFFF"/>
        <w:spacing w:before="28" w:after="28" w:line="360" w:lineRule="auto"/>
        <w:ind w:firstLineChars="0"/>
        <w:rPr>
          <w:rFonts w:ascii="宋体" w:hAnsi="宋体"/>
          <w:kern w:val="0"/>
          <w:sz w:val="24"/>
        </w:rPr>
      </w:pPr>
      <w:r>
        <w:rPr>
          <w:rFonts w:ascii="宋体" w:hAnsi="宋体" w:hint="eastAsia"/>
          <w:kern w:val="0"/>
          <w:sz w:val="24"/>
        </w:rPr>
        <w:t>建立交付成果的文档模板和交付程序。</w:t>
      </w:r>
    </w:p>
    <w:p w14:paraId="5039BE09" w14:textId="77777777" w:rsidR="001C0629" w:rsidRDefault="00031510">
      <w:pPr>
        <w:pStyle w:val="af9"/>
        <w:widowControl/>
        <w:numPr>
          <w:ilvl w:val="0"/>
          <w:numId w:val="28"/>
        </w:numPr>
        <w:shd w:val="clear" w:color="auto" w:fill="FFFFFF"/>
        <w:spacing w:before="28" w:after="28" w:line="360" w:lineRule="auto"/>
        <w:ind w:firstLineChars="0"/>
        <w:rPr>
          <w:rFonts w:ascii="宋体" w:hAnsi="宋体"/>
          <w:kern w:val="0"/>
          <w:sz w:val="24"/>
        </w:rPr>
      </w:pPr>
      <w:r>
        <w:rPr>
          <w:rFonts w:ascii="宋体" w:hAnsi="宋体" w:hint="eastAsia"/>
          <w:kern w:val="0"/>
          <w:sz w:val="24"/>
        </w:rPr>
        <w:t>准备和维护执行本工作说明书的项目计划，该计划应列出任务、责任人、里程碑和进度。</w:t>
      </w:r>
    </w:p>
    <w:p w14:paraId="523C5222" w14:textId="77777777" w:rsidR="001C0629" w:rsidRDefault="00031510">
      <w:pPr>
        <w:pStyle w:val="af9"/>
        <w:widowControl/>
        <w:numPr>
          <w:ilvl w:val="0"/>
          <w:numId w:val="28"/>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未列项双方协议解决。</w:t>
      </w:r>
    </w:p>
    <w:p w14:paraId="6F27CDA5" w14:textId="77777777" w:rsidR="001C0629" w:rsidRDefault="00031510">
      <w:pPr>
        <w:widowControl/>
        <w:shd w:val="clear" w:color="auto" w:fill="FFFFFF"/>
        <w:spacing w:line="360" w:lineRule="auto"/>
        <w:ind w:firstLine="482"/>
        <w:rPr>
          <w:rFonts w:ascii="宋体" w:hAnsi="宋体" w:cs="宋体"/>
          <w:kern w:val="0"/>
          <w:sz w:val="24"/>
        </w:rPr>
      </w:pPr>
      <w:r>
        <w:rPr>
          <w:rFonts w:ascii="宋体" w:hAnsi="宋体" w:cs="宋体" w:hint="eastAsia"/>
          <w:b/>
          <w:bCs/>
          <w:kern w:val="0"/>
          <w:sz w:val="24"/>
        </w:rPr>
        <w:t>项目跟踪和报告：</w:t>
      </w:r>
    </w:p>
    <w:p w14:paraId="65093756"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复核项目任务、时间表和资源，并相应进行更改或添加，与甲方项目经理评估项目进度。</w:t>
      </w:r>
    </w:p>
    <w:p w14:paraId="2D9CDCF3"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lastRenderedPageBreak/>
        <w:t>定期召开项目例会。</w:t>
      </w:r>
    </w:p>
    <w:p w14:paraId="75D50FAB"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提交</w:t>
      </w:r>
      <w:proofErr w:type="gramStart"/>
      <w:r>
        <w:rPr>
          <w:rFonts w:ascii="宋体" w:hAnsi="宋体" w:hint="eastAsia"/>
          <w:kern w:val="0"/>
          <w:sz w:val="24"/>
        </w:rPr>
        <w:t>周状况</w:t>
      </w:r>
      <w:proofErr w:type="gramEnd"/>
      <w:r>
        <w:rPr>
          <w:rFonts w:ascii="宋体" w:hAnsi="宋体" w:hint="eastAsia"/>
          <w:kern w:val="0"/>
          <w:sz w:val="24"/>
        </w:rPr>
        <w:t>报告。</w:t>
      </w:r>
    </w:p>
    <w:p w14:paraId="09C71892"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提交项目阶段状况报告。</w:t>
      </w:r>
    </w:p>
    <w:p w14:paraId="36065FD9"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与甲方项目经理一起管理项目变更控制程序。</w:t>
      </w:r>
    </w:p>
    <w:p w14:paraId="2D97D443"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协调并管理</w:t>
      </w:r>
      <w:r>
        <w:rPr>
          <w:rFonts w:ascii="宋体" w:hAnsi="宋体"/>
          <w:kern w:val="0"/>
          <w:sz w:val="24"/>
        </w:rPr>
        <w:t>XXX</w:t>
      </w:r>
      <w:r>
        <w:rPr>
          <w:rFonts w:ascii="宋体" w:hAnsi="宋体" w:hint="eastAsia"/>
          <w:kern w:val="0"/>
          <w:sz w:val="24"/>
        </w:rPr>
        <w:t>系统项目组成员。</w:t>
      </w:r>
    </w:p>
    <w:p w14:paraId="34B6CC4E"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X</w:t>
      </w:r>
      <w:r>
        <w:rPr>
          <w:rFonts w:ascii="宋体" w:hAnsi="宋体"/>
          <w:kern w:val="0"/>
          <w:sz w:val="24"/>
        </w:rPr>
        <w:t>XX</w:t>
      </w:r>
      <w:r>
        <w:rPr>
          <w:rFonts w:ascii="宋体" w:hAnsi="宋体" w:hint="eastAsia"/>
          <w:kern w:val="0"/>
          <w:sz w:val="24"/>
        </w:rPr>
        <w:t>系统项目组驻场成员，受甲方考勤制度限制。</w:t>
      </w:r>
    </w:p>
    <w:p w14:paraId="63C8AE7D" w14:textId="77777777" w:rsidR="001C0629" w:rsidRDefault="00031510">
      <w:pPr>
        <w:pStyle w:val="af9"/>
        <w:widowControl/>
        <w:numPr>
          <w:ilvl w:val="0"/>
          <w:numId w:val="29"/>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未列项双方协议解决。</w:t>
      </w:r>
    </w:p>
    <w:p w14:paraId="24DAEFAB" w14:textId="77777777" w:rsidR="001C0629" w:rsidRDefault="00031510">
      <w:pPr>
        <w:widowControl/>
        <w:shd w:val="clear" w:color="auto" w:fill="FFFFFF"/>
        <w:spacing w:before="28" w:after="28" w:line="360" w:lineRule="auto"/>
        <w:ind w:firstLine="420"/>
        <w:rPr>
          <w:rFonts w:ascii="宋体" w:hAnsi="宋体"/>
          <w:b/>
          <w:bCs/>
          <w:kern w:val="0"/>
          <w:sz w:val="24"/>
        </w:rPr>
      </w:pPr>
      <w:r>
        <w:rPr>
          <w:rFonts w:ascii="宋体" w:hAnsi="宋体" w:hint="eastAsia"/>
          <w:b/>
          <w:bCs/>
          <w:kern w:val="0"/>
          <w:sz w:val="24"/>
        </w:rPr>
        <w:t>完工标准：</w:t>
      </w:r>
    </w:p>
    <w:p w14:paraId="7E292911" w14:textId="77777777" w:rsidR="001C0629" w:rsidRDefault="00031510">
      <w:pPr>
        <w:widowControl/>
        <w:shd w:val="clear" w:color="auto" w:fill="FFFFFF"/>
        <w:spacing w:before="28" w:after="28" w:line="360" w:lineRule="auto"/>
        <w:ind w:left="420" w:firstLine="420"/>
        <w:rPr>
          <w:rFonts w:ascii="宋体" w:hAnsi="宋体"/>
          <w:kern w:val="0"/>
          <w:sz w:val="24"/>
        </w:rPr>
      </w:pPr>
      <w:r>
        <w:rPr>
          <w:rFonts w:ascii="宋体" w:hAnsi="宋体" w:hint="eastAsia"/>
          <w:kern w:val="0"/>
          <w:sz w:val="24"/>
        </w:rPr>
        <w:t>项目管理将贯穿整个项目进程，当甲方</w:t>
      </w:r>
      <w:r>
        <w:rPr>
          <w:rFonts w:ascii="宋体" w:hAnsi="宋体" w:hint="eastAsia"/>
          <w:kern w:val="0"/>
          <w:sz w:val="24"/>
        </w:rPr>
        <w:t>X</w:t>
      </w:r>
      <w:r>
        <w:rPr>
          <w:rFonts w:ascii="宋体" w:hAnsi="宋体"/>
          <w:kern w:val="0"/>
          <w:sz w:val="24"/>
        </w:rPr>
        <w:t>XX</w:t>
      </w:r>
      <w:r>
        <w:rPr>
          <w:rFonts w:ascii="宋体" w:hAnsi="宋体" w:hint="eastAsia"/>
          <w:kern w:val="0"/>
          <w:sz w:val="24"/>
        </w:rPr>
        <w:t>系统正式上线后正常运行</w:t>
      </w:r>
      <w:r>
        <w:rPr>
          <w:rFonts w:ascii="宋体" w:hAnsi="宋体"/>
          <w:kern w:val="0"/>
          <w:sz w:val="24"/>
        </w:rPr>
        <w:t>1</w:t>
      </w:r>
      <w:r>
        <w:rPr>
          <w:rFonts w:ascii="宋体" w:hAnsi="宋体" w:hint="eastAsia"/>
          <w:kern w:val="0"/>
          <w:sz w:val="24"/>
        </w:rPr>
        <w:t>个月，项目管理即告完成。</w:t>
      </w:r>
    </w:p>
    <w:p w14:paraId="0C1968FD" w14:textId="77777777" w:rsidR="001C0629" w:rsidRDefault="00031510">
      <w:pPr>
        <w:widowControl/>
        <w:shd w:val="clear" w:color="auto" w:fill="FFFFFF"/>
        <w:spacing w:before="28" w:after="28" w:line="360" w:lineRule="auto"/>
        <w:ind w:firstLine="420"/>
        <w:rPr>
          <w:rFonts w:ascii="宋体" w:hAnsi="宋体"/>
          <w:b/>
          <w:bCs/>
          <w:kern w:val="0"/>
          <w:sz w:val="24"/>
        </w:rPr>
      </w:pPr>
      <w:r>
        <w:rPr>
          <w:rFonts w:ascii="宋体" w:hAnsi="宋体" w:hint="eastAsia"/>
          <w:b/>
          <w:bCs/>
          <w:kern w:val="0"/>
          <w:sz w:val="24"/>
        </w:rPr>
        <w:t>交付成果：</w:t>
      </w:r>
    </w:p>
    <w:p w14:paraId="45DD7678" w14:textId="77777777" w:rsidR="001C0629" w:rsidRDefault="00031510">
      <w:pPr>
        <w:pStyle w:val="af9"/>
        <w:widowControl/>
        <w:numPr>
          <w:ilvl w:val="0"/>
          <w:numId w:val="30"/>
        </w:numPr>
        <w:shd w:val="clear" w:color="auto" w:fill="FFFFFF"/>
        <w:spacing w:before="28" w:after="28" w:line="360" w:lineRule="auto"/>
        <w:ind w:firstLineChars="0"/>
        <w:rPr>
          <w:rFonts w:ascii="宋体" w:hAnsi="宋体"/>
          <w:kern w:val="0"/>
          <w:sz w:val="24"/>
        </w:rPr>
      </w:pPr>
      <w:r>
        <w:rPr>
          <w:rFonts w:ascii="宋体" w:hAnsi="宋体" w:hint="eastAsia"/>
          <w:kern w:val="0"/>
          <w:sz w:val="24"/>
        </w:rPr>
        <w:t>项目主计划。</w:t>
      </w:r>
    </w:p>
    <w:p w14:paraId="5C16BB26" w14:textId="77777777" w:rsidR="001C0629" w:rsidRDefault="00031510">
      <w:pPr>
        <w:pStyle w:val="af9"/>
        <w:widowControl/>
        <w:numPr>
          <w:ilvl w:val="0"/>
          <w:numId w:val="30"/>
        </w:numPr>
        <w:shd w:val="clear" w:color="auto" w:fill="FFFFFF"/>
        <w:spacing w:before="28" w:after="28" w:line="360" w:lineRule="auto"/>
        <w:ind w:firstLineChars="0"/>
        <w:rPr>
          <w:rFonts w:ascii="宋体" w:hAnsi="宋体"/>
          <w:kern w:val="0"/>
          <w:sz w:val="24"/>
        </w:rPr>
      </w:pPr>
      <w:r>
        <w:rPr>
          <w:rFonts w:ascii="宋体" w:hAnsi="宋体" w:hint="eastAsia"/>
          <w:kern w:val="0"/>
          <w:sz w:val="24"/>
        </w:rPr>
        <w:t>每周</w:t>
      </w:r>
      <w:r>
        <w:rPr>
          <w:rFonts w:ascii="宋体" w:hAnsi="宋体"/>
          <w:kern w:val="0"/>
          <w:sz w:val="24"/>
        </w:rPr>
        <w:t>&amp;</w:t>
      </w:r>
      <w:r>
        <w:rPr>
          <w:rFonts w:ascii="宋体" w:hAnsi="宋体" w:hint="eastAsia"/>
          <w:kern w:val="0"/>
          <w:sz w:val="24"/>
        </w:rPr>
        <w:t>每月滚动计划。</w:t>
      </w:r>
    </w:p>
    <w:p w14:paraId="6F168DAC" w14:textId="77777777" w:rsidR="001C0629" w:rsidRDefault="00031510">
      <w:pPr>
        <w:pStyle w:val="af9"/>
        <w:widowControl/>
        <w:numPr>
          <w:ilvl w:val="0"/>
          <w:numId w:val="30"/>
        </w:numPr>
        <w:shd w:val="clear" w:color="auto" w:fill="FFFFFF"/>
        <w:spacing w:before="28" w:after="28" w:line="360" w:lineRule="auto"/>
        <w:ind w:firstLineChars="0"/>
        <w:rPr>
          <w:rFonts w:ascii="宋体" w:hAnsi="宋体"/>
          <w:kern w:val="0"/>
          <w:sz w:val="24"/>
        </w:rPr>
      </w:pPr>
      <w:r>
        <w:rPr>
          <w:rFonts w:ascii="宋体" w:hAnsi="宋体" w:hint="eastAsia"/>
          <w:kern w:val="0"/>
          <w:sz w:val="24"/>
        </w:rPr>
        <w:t>项目阶段工作报告。</w:t>
      </w:r>
    </w:p>
    <w:p w14:paraId="4F45FCC4" w14:textId="77777777" w:rsidR="001C0629" w:rsidRDefault="00031510">
      <w:pPr>
        <w:pStyle w:val="af9"/>
        <w:widowControl/>
        <w:numPr>
          <w:ilvl w:val="0"/>
          <w:numId w:val="30"/>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未列项双方协议解决。</w:t>
      </w:r>
    </w:p>
    <w:p w14:paraId="4AFEB9A7"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项目准备</w:t>
      </w:r>
      <w:r>
        <w:rPr>
          <w:rFonts w:ascii="宋体" w:hAnsi="宋体" w:cs="宋体"/>
          <w:b/>
          <w:kern w:val="0"/>
          <w:sz w:val="24"/>
        </w:rPr>
        <w:tab/>
      </w:r>
    </w:p>
    <w:p w14:paraId="29251C54" w14:textId="77777777" w:rsidR="001C0629" w:rsidRDefault="00031510">
      <w:pPr>
        <w:widowControl/>
        <w:shd w:val="clear" w:color="auto" w:fill="FFFFFF"/>
        <w:spacing w:before="28" w:after="28" w:line="360" w:lineRule="auto"/>
        <w:ind w:left="480" w:firstLine="420"/>
        <w:rPr>
          <w:rFonts w:ascii="宋体" w:hAnsi="宋体"/>
          <w:kern w:val="0"/>
          <w:sz w:val="24"/>
        </w:rPr>
      </w:pPr>
      <w:r>
        <w:rPr>
          <w:rFonts w:ascii="宋体" w:hAnsi="宋体" w:hint="eastAsia"/>
          <w:kern w:val="0"/>
          <w:sz w:val="24"/>
        </w:rPr>
        <w:t>在此事项中，将正式建立</w:t>
      </w:r>
      <w:r>
        <w:rPr>
          <w:rFonts w:ascii="宋体" w:hAnsi="宋体" w:hint="eastAsia"/>
          <w:kern w:val="0"/>
          <w:sz w:val="24"/>
        </w:rPr>
        <w:t>XXX</w:t>
      </w:r>
      <w:r>
        <w:rPr>
          <w:rFonts w:ascii="宋体" w:hAnsi="宋体" w:hint="eastAsia"/>
          <w:kern w:val="0"/>
          <w:sz w:val="24"/>
        </w:rPr>
        <w:t>公司及甲方的项目团队，明确项目目标、制定项目计划和分配双方的相关工作职责和任务，设定项目运作的有关标准。</w:t>
      </w:r>
    </w:p>
    <w:p w14:paraId="0FBC8222"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XXX</w:t>
      </w:r>
      <w:r>
        <w:rPr>
          <w:rFonts w:ascii="宋体" w:hAnsi="宋体" w:hint="eastAsia"/>
          <w:b/>
          <w:bCs/>
          <w:kern w:val="0"/>
          <w:sz w:val="24"/>
        </w:rPr>
        <w:t>公司任务：</w:t>
      </w:r>
    </w:p>
    <w:p w14:paraId="4DD90DFE" w14:textId="77777777" w:rsidR="001C0629" w:rsidRDefault="00031510">
      <w:pPr>
        <w:pStyle w:val="af9"/>
        <w:widowControl/>
        <w:numPr>
          <w:ilvl w:val="0"/>
          <w:numId w:val="31"/>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协助召开项目启动会；</w:t>
      </w:r>
    </w:p>
    <w:p w14:paraId="1AFAB998" w14:textId="77777777" w:rsidR="001C0629" w:rsidRDefault="00031510">
      <w:pPr>
        <w:pStyle w:val="af9"/>
        <w:widowControl/>
        <w:numPr>
          <w:ilvl w:val="0"/>
          <w:numId w:val="31"/>
        </w:numPr>
        <w:shd w:val="clear" w:color="auto" w:fill="FFFFFF"/>
        <w:spacing w:before="28" w:after="28" w:line="360" w:lineRule="auto"/>
        <w:ind w:firstLineChars="0"/>
        <w:rPr>
          <w:rFonts w:ascii="宋体" w:hAnsi="宋体"/>
          <w:kern w:val="0"/>
          <w:sz w:val="24"/>
        </w:rPr>
      </w:pPr>
      <w:r>
        <w:rPr>
          <w:rFonts w:ascii="宋体" w:hAnsi="宋体" w:hint="eastAsia"/>
          <w:kern w:val="0"/>
          <w:sz w:val="24"/>
          <w:lang w:val="en-AU"/>
        </w:rPr>
        <w:t>XXX</w:t>
      </w:r>
      <w:r>
        <w:rPr>
          <w:rFonts w:ascii="宋体" w:hAnsi="宋体" w:hint="eastAsia"/>
          <w:kern w:val="0"/>
          <w:sz w:val="24"/>
          <w:lang w:val="en-AU"/>
        </w:rPr>
        <w:t>公司</w:t>
      </w:r>
      <w:r>
        <w:rPr>
          <w:rFonts w:ascii="宋体" w:hAnsi="宋体" w:hint="eastAsia"/>
          <w:kern w:val="0"/>
          <w:sz w:val="24"/>
        </w:rPr>
        <w:t>和甲方项目小组开会讨论确定各方项目组成员的工作角色及各自的责任，确定互相沟通的方式、项目组纪律和工作时间表；</w:t>
      </w:r>
    </w:p>
    <w:p w14:paraId="1FAEBA69" w14:textId="77777777" w:rsidR="001C0629" w:rsidRDefault="00031510">
      <w:pPr>
        <w:pStyle w:val="af9"/>
        <w:widowControl/>
        <w:numPr>
          <w:ilvl w:val="0"/>
          <w:numId w:val="31"/>
        </w:numPr>
        <w:shd w:val="clear" w:color="auto" w:fill="FFFFFF"/>
        <w:spacing w:before="28" w:after="28" w:line="360" w:lineRule="auto"/>
        <w:ind w:firstLineChars="0"/>
        <w:rPr>
          <w:rFonts w:ascii="宋体" w:hAnsi="宋体"/>
          <w:kern w:val="0"/>
          <w:sz w:val="24"/>
        </w:rPr>
      </w:pPr>
      <w:r>
        <w:rPr>
          <w:rFonts w:ascii="宋体" w:hAnsi="宋体" w:hint="eastAsia"/>
          <w:kern w:val="0"/>
          <w:sz w:val="24"/>
        </w:rPr>
        <w:t>制定详细项目计划；</w:t>
      </w:r>
    </w:p>
    <w:p w14:paraId="0D321ED9" w14:textId="77777777" w:rsidR="001C0629" w:rsidRDefault="00031510">
      <w:pPr>
        <w:pStyle w:val="af9"/>
        <w:widowControl/>
        <w:numPr>
          <w:ilvl w:val="0"/>
          <w:numId w:val="31"/>
        </w:numPr>
        <w:shd w:val="clear" w:color="auto" w:fill="FFFFFF"/>
        <w:spacing w:before="28" w:after="28" w:line="360" w:lineRule="auto"/>
        <w:ind w:firstLineChars="0"/>
        <w:rPr>
          <w:rFonts w:ascii="宋体" w:hAnsi="宋体"/>
          <w:kern w:val="0"/>
          <w:sz w:val="24"/>
        </w:rPr>
      </w:pPr>
      <w:r>
        <w:rPr>
          <w:rFonts w:ascii="宋体" w:hAnsi="宋体" w:hint="eastAsia"/>
          <w:kern w:val="0"/>
          <w:sz w:val="24"/>
        </w:rPr>
        <w:t>制定项目文档的模板；</w:t>
      </w:r>
    </w:p>
    <w:p w14:paraId="56D60FFF" w14:textId="77777777" w:rsidR="001C0629" w:rsidRDefault="00031510">
      <w:pPr>
        <w:pStyle w:val="af9"/>
        <w:widowControl/>
        <w:numPr>
          <w:ilvl w:val="0"/>
          <w:numId w:val="31"/>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未列项双方协议解决。</w:t>
      </w:r>
    </w:p>
    <w:p w14:paraId="6D308712"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完工标准：</w:t>
      </w:r>
    </w:p>
    <w:p w14:paraId="79BAAAC8" w14:textId="77777777" w:rsidR="001C0629" w:rsidRDefault="00031510">
      <w:pPr>
        <w:widowControl/>
        <w:shd w:val="clear" w:color="auto" w:fill="FFFFFF"/>
        <w:spacing w:before="28" w:after="28" w:line="360" w:lineRule="auto"/>
        <w:ind w:left="480" w:firstLine="420"/>
        <w:rPr>
          <w:rFonts w:ascii="宋体" w:hAnsi="宋体"/>
          <w:kern w:val="0"/>
          <w:sz w:val="24"/>
        </w:rPr>
      </w:pPr>
      <w:r>
        <w:rPr>
          <w:rFonts w:ascii="宋体" w:hAnsi="宋体" w:hint="eastAsia"/>
          <w:kern w:val="0"/>
          <w:sz w:val="24"/>
        </w:rPr>
        <w:t>XXX</w:t>
      </w:r>
      <w:r>
        <w:rPr>
          <w:rFonts w:ascii="宋体" w:hAnsi="宋体" w:hint="eastAsia"/>
          <w:kern w:val="0"/>
          <w:sz w:val="24"/>
        </w:rPr>
        <w:t>公司将以下交付件交付给甲方后，按『交付成果接受程序』验收。</w:t>
      </w:r>
    </w:p>
    <w:p w14:paraId="0936B491"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lastRenderedPageBreak/>
        <w:t>交付成果：</w:t>
      </w:r>
    </w:p>
    <w:p w14:paraId="12B9E689" w14:textId="77777777" w:rsidR="001C0629" w:rsidRDefault="00031510">
      <w:pPr>
        <w:pStyle w:val="af9"/>
        <w:widowControl/>
        <w:numPr>
          <w:ilvl w:val="0"/>
          <w:numId w:val="32"/>
        </w:numPr>
        <w:shd w:val="clear" w:color="auto" w:fill="FFFFFF"/>
        <w:spacing w:before="28" w:after="28" w:line="360" w:lineRule="auto"/>
        <w:ind w:firstLineChars="0"/>
        <w:rPr>
          <w:rFonts w:ascii="宋体" w:hAnsi="宋体"/>
          <w:kern w:val="0"/>
          <w:sz w:val="24"/>
        </w:rPr>
      </w:pPr>
      <w:r>
        <w:rPr>
          <w:rFonts w:ascii="宋体" w:hAnsi="宋体" w:hint="eastAsia"/>
          <w:kern w:val="0"/>
          <w:sz w:val="24"/>
        </w:rPr>
        <w:t>项目计划；</w:t>
      </w:r>
    </w:p>
    <w:p w14:paraId="00CDD0AB" w14:textId="77777777" w:rsidR="001C0629" w:rsidRDefault="00031510">
      <w:pPr>
        <w:pStyle w:val="af9"/>
        <w:widowControl/>
        <w:numPr>
          <w:ilvl w:val="0"/>
          <w:numId w:val="32"/>
        </w:numPr>
        <w:shd w:val="clear" w:color="auto" w:fill="FFFFFF"/>
        <w:spacing w:before="28" w:after="28" w:line="360" w:lineRule="auto"/>
        <w:ind w:firstLineChars="0"/>
        <w:rPr>
          <w:rFonts w:ascii="宋体" w:hAnsi="宋体"/>
          <w:kern w:val="0"/>
          <w:sz w:val="24"/>
        </w:rPr>
      </w:pPr>
      <w:r>
        <w:rPr>
          <w:rFonts w:ascii="宋体" w:hAnsi="宋体" w:hint="eastAsia"/>
          <w:kern w:val="0"/>
          <w:sz w:val="24"/>
          <w:lang w:val="en-AU"/>
        </w:rPr>
        <w:t>启动会材料</w:t>
      </w:r>
      <w:r>
        <w:rPr>
          <w:rFonts w:ascii="宋体" w:hAnsi="宋体" w:hint="eastAsia"/>
          <w:kern w:val="0"/>
          <w:sz w:val="24"/>
        </w:rPr>
        <w:t>；</w:t>
      </w:r>
    </w:p>
    <w:p w14:paraId="72CADAC1" w14:textId="77777777" w:rsidR="001C0629" w:rsidRDefault="00031510">
      <w:pPr>
        <w:pStyle w:val="af9"/>
        <w:widowControl/>
        <w:numPr>
          <w:ilvl w:val="0"/>
          <w:numId w:val="32"/>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未列项双方协议解决。</w:t>
      </w:r>
    </w:p>
    <w:p w14:paraId="6B370583"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r>
        <w:rPr>
          <w:rFonts w:ascii="宋体" w:hAnsi="宋体" w:cs="宋体" w:hint="eastAsia"/>
          <w:b/>
          <w:kern w:val="0"/>
          <w:sz w:val="24"/>
        </w:rPr>
        <w:t>蓝图设计</w:t>
      </w:r>
    </w:p>
    <w:p w14:paraId="38DB7172" w14:textId="77777777" w:rsidR="001C0629" w:rsidRDefault="00031510">
      <w:pPr>
        <w:widowControl/>
        <w:spacing w:before="100" w:beforeAutospacing="1" w:after="100" w:afterAutospacing="1" w:line="360" w:lineRule="auto"/>
        <w:ind w:left="480" w:firstLineChars="300" w:firstLine="720"/>
        <w:jc w:val="left"/>
        <w:rPr>
          <w:rFonts w:ascii="宋体" w:hAnsi="宋体"/>
          <w:kern w:val="0"/>
          <w:sz w:val="24"/>
        </w:rPr>
      </w:pPr>
      <w:r>
        <w:rPr>
          <w:rFonts w:ascii="宋体" w:hAnsi="宋体" w:hint="eastAsia"/>
          <w:kern w:val="0"/>
          <w:sz w:val="24"/>
        </w:rPr>
        <w:t>这一阶段的主要任务是进行业务场景和业务用户的详细访谈和详细调研，形成详细的</w:t>
      </w:r>
      <w:r>
        <w:rPr>
          <w:rFonts w:ascii="宋体" w:hAnsi="宋体" w:hint="eastAsia"/>
          <w:kern w:val="0"/>
          <w:sz w:val="24"/>
        </w:rPr>
        <w:t>U</w:t>
      </w:r>
      <w:r>
        <w:rPr>
          <w:rFonts w:ascii="宋体" w:hAnsi="宋体"/>
          <w:kern w:val="0"/>
          <w:sz w:val="24"/>
        </w:rPr>
        <w:t>RS</w:t>
      </w:r>
      <w:r>
        <w:rPr>
          <w:rFonts w:ascii="宋体" w:hAnsi="宋体" w:hint="eastAsia"/>
          <w:kern w:val="0"/>
          <w:sz w:val="24"/>
        </w:rPr>
        <w:t>（用户需求说明），设计并编制蓝图，向项目管理委员会进行蓝图汇报。</w:t>
      </w:r>
    </w:p>
    <w:p w14:paraId="559BE9D2" w14:textId="77777777" w:rsidR="001C0629" w:rsidRDefault="00031510">
      <w:pPr>
        <w:widowControl/>
        <w:shd w:val="clear" w:color="auto" w:fill="FFFFFF"/>
        <w:spacing w:before="28" w:after="28" w:line="360" w:lineRule="auto"/>
        <w:ind w:left="480"/>
        <w:rPr>
          <w:rFonts w:ascii="宋体" w:hAnsi="宋体"/>
          <w:bCs/>
          <w:kern w:val="0"/>
          <w:sz w:val="24"/>
        </w:rPr>
      </w:pPr>
      <w:r>
        <w:rPr>
          <w:rFonts w:ascii="宋体" w:hAnsi="宋体" w:hint="eastAsia"/>
          <w:bCs/>
          <w:kern w:val="0"/>
          <w:sz w:val="24"/>
        </w:rPr>
        <w:t>完工标准：</w:t>
      </w:r>
    </w:p>
    <w:p w14:paraId="5965FB19" w14:textId="77777777" w:rsidR="001C0629" w:rsidRDefault="00031510">
      <w:pPr>
        <w:widowControl/>
        <w:spacing w:before="100" w:beforeAutospacing="1" w:after="100" w:afterAutospacing="1" w:line="360" w:lineRule="auto"/>
        <w:ind w:firstLineChars="200" w:firstLine="480"/>
        <w:jc w:val="left"/>
        <w:rPr>
          <w:rFonts w:ascii="宋体" w:hAnsi="宋体"/>
          <w:kern w:val="0"/>
          <w:sz w:val="24"/>
        </w:rPr>
      </w:pPr>
      <w:r>
        <w:rPr>
          <w:rFonts w:ascii="宋体" w:hAnsi="宋体" w:hint="eastAsia"/>
          <w:kern w:val="0"/>
          <w:sz w:val="24"/>
        </w:rPr>
        <w:t>XXX</w:t>
      </w:r>
      <w:r>
        <w:rPr>
          <w:rFonts w:ascii="宋体" w:hAnsi="宋体" w:hint="eastAsia"/>
          <w:kern w:val="0"/>
          <w:sz w:val="24"/>
        </w:rPr>
        <w:t>公司将以下交付件交付给甲方后，按『交付成果接受程序』验收。</w:t>
      </w:r>
    </w:p>
    <w:p w14:paraId="385ED7CF"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交付成果：</w:t>
      </w:r>
    </w:p>
    <w:p w14:paraId="2989DEFE" w14:textId="77777777" w:rsidR="001C0629" w:rsidRDefault="00031510">
      <w:pPr>
        <w:pStyle w:val="af9"/>
        <w:widowControl/>
        <w:numPr>
          <w:ilvl w:val="0"/>
          <w:numId w:val="33"/>
        </w:numPr>
        <w:shd w:val="clear" w:color="auto" w:fill="FFFFFF"/>
        <w:spacing w:before="28" w:after="28" w:line="360" w:lineRule="auto"/>
        <w:ind w:firstLineChars="0"/>
        <w:rPr>
          <w:rFonts w:ascii="宋体" w:hAnsi="宋体"/>
          <w:kern w:val="0"/>
          <w:sz w:val="24"/>
        </w:rPr>
      </w:pPr>
      <w:r>
        <w:rPr>
          <w:rFonts w:ascii="宋体" w:hAnsi="宋体" w:hint="eastAsia"/>
          <w:kern w:val="0"/>
          <w:sz w:val="24"/>
        </w:rPr>
        <w:t>《调研报告》</w:t>
      </w:r>
    </w:p>
    <w:p w14:paraId="293C71FE" w14:textId="77777777" w:rsidR="001C0629" w:rsidRDefault="00031510">
      <w:pPr>
        <w:pStyle w:val="af9"/>
        <w:widowControl/>
        <w:numPr>
          <w:ilvl w:val="0"/>
          <w:numId w:val="33"/>
        </w:numPr>
        <w:shd w:val="clear" w:color="auto" w:fill="FFFFFF"/>
        <w:spacing w:before="28" w:after="28" w:line="360" w:lineRule="auto"/>
        <w:ind w:firstLineChars="0"/>
        <w:rPr>
          <w:rFonts w:ascii="宋体" w:hAnsi="宋体"/>
          <w:kern w:val="0"/>
          <w:sz w:val="24"/>
        </w:rPr>
      </w:pPr>
      <w:r>
        <w:rPr>
          <w:rFonts w:ascii="宋体" w:hAnsi="宋体" w:hint="eastAsia"/>
          <w:kern w:val="0"/>
          <w:sz w:val="24"/>
        </w:rPr>
        <w:t>《蓝图设计文档》</w:t>
      </w:r>
    </w:p>
    <w:p w14:paraId="0EEDEE33" w14:textId="77777777" w:rsidR="001C0629" w:rsidRDefault="00031510">
      <w:pPr>
        <w:pStyle w:val="af9"/>
        <w:widowControl/>
        <w:numPr>
          <w:ilvl w:val="0"/>
          <w:numId w:val="33"/>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未列项双方协议解决。</w:t>
      </w:r>
    </w:p>
    <w:p w14:paraId="58D7D498"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系统实现</w:t>
      </w:r>
    </w:p>
    <w:p w14:paraId="6B03C2A7" w14:textId="77777777" w:rsidR="001C0629" w:rsidRDefault="00031510">
      <w:pPr>
        <w:widowControl/>
        <w:shd w:val="clear" w:color="auto" w:fill="FFFFFF"/>
        <w:spacing w:before="28" w:after="28" w:line="360" w:lineRule="auto"/>
        <w:ind w:left="480" w:firstLine="420"/>
        <w:rPr>
          <w:rFonts w:ascii="宋体" w:hAnsi="宋体"/>
          <w:kern w:val="0"/>
          <w:sz w:val="24"/>
        </w:rPr>
      </w:pPr>
      <w:r>
        <w:rPr>
          <w:rFonts w:ascii="宋体" w:hAnsi="宋体" w:hint="eastAsia"/>
          <w:kern w:val="0"/>
          <w:sz w:val="24"/>
        </w:rPr>
        <w:t>这一阶段的主要任务是根据甲方确认的方案，进行</w:t>
      </w:r>
      <w:r>
        <w:rPr>
          <w:rFonts w:ascii="宋体" w:hAnsi="宋体" w:hint="eastAsia"/>
          <w:kern w:val="0"/>
          <w:sz w:val="24"/>
        </w:rPr>
        <w:t>X</w:t>
      </w:r>
      <w:r>
        <w:rPr>
          <w:rFonts w:ascii="宋体" w:hAnsi="宋体"/>
          <w:kern w:val="0"/>
          <w:sz w:val="24"/>
        </w:rPr>
        <w:t>XX</w:t>
      </w:r>
      <w:r>
        <w:rPr>
          <w:rFonts w:ascii="宋体" w:hAnsi="宋体" w:hint="eastAsia"/>
          <w:kern w:val="0"/>
          <w:sz w:val="24"/>
        </w:rPr>
        <w:t>系统的开发、安装和配置工作</w:t>
      </w:r>
      <w:r>
        <w:rPr>
          <w:rFonts w:ascii="宋体" w:hAnsi="宋体" w:hint="eastAsia"/>
          <w:kern w:val="0"/>
          <w:sz w:val="24"/>
        </w:rPr>
        <w:t>,</w:t>
      </w:r>
      <w:r>
        <w:rPr>
          <w:rFonts w:ascii="宋体" w:hAnsi="宋体" w:hint="eastAsia"/>
          <w:kern w:val="0"/>
          <w:sz w:val="24"/>
        </w:rPr>
        <w:t>并完成系统测试等工作。</w:t>
      </w:r>
    </w:p>
    <w:p w14:paraId="0A4F6F0A"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完工标准：</w:t>
      </w:r>
    </w:p>
    <w:p w14:paraId="24639B8A" w14:textId="77777777" w:rsidR="001C0629" w:rsidRDefault="00031510">
      <w:pPr>
        <w:widowControl/>
        <w:spacing w:before="100" w:beforeAutospacing="1" w:after="100" w:afterAutospacing="1" w:line="360" w:lineRule="auto"/>
        <w:ind w:firstLineChars="200" w:firstLine="480"/>
        <w:jc w:val="left"/>
        <w:rPr>
          <w:rFonts w:ascii="宋体" w:hAnsi="宋体"/>
          <w:kern w:val="0"/>
          <w:sz w:val="24"/>
        </w:rPr>
      </w:pPr>
      <w:r>
        <w:rPr>
          <w:rFonts w:ascii="宋体" w:hAnsi="宋体" w:hint="eastAsia"/>
          <w:kern w:val="0"/>
          <w:sz w:val="24"/>
        </w:rPr>
        <w:t>XXX</w:t>
      </w:r>
      <w:r>
        <w:rPr>
          <w:rFonts w:ascii="宋体" w:hAnsi="宋体" w:hint="eastAsia"/>
          <w:kern w:val="0"/>
          <w:sz w:val="24"/>
        </w:rPr>
        <w:t>公司将以下交付件交付给甲方后，按『交付成果接受程序』验收。</w:t>
      </w:r>
    </w:p>
    <w:p w14:paraId="1C52CCDC"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交付成果：</w:t>
      </w:r>
    </w:p>
    <w:p w14:paraId="2F89D197" w14:textId="77777777" w:rsidR="001C0629" w:rsidRDefault="00031510">
      <w:pPr>
        <w:pStyle w:val="af9"/>
        <w:widowControl/>
        <w:numPr>
          <w:ilvl w:val="0"/>
          <w:numId w:val="34"/>
        </w:numPr>
        <w:shd w:val="clear" w:color="auto" w:fill="FFFFFF"/>
        <w:spacing w:before="28" w:after="28" w:line="360" w:lineRule="auto"/>
        <w:ind w:firstLineChars="0"/>
        <w:rPr>
          <w:rFonts w:ascii="宋体" w:hAnsi="宋体"/>
          <w:kern w:val="0"/>
          <w:sz w:val="24"/>
        </w:rPr>
      </w:pPr>
      <w:r>
        <w:rPr>
          <w:rFonts w:ascii="宋体" w:hAnsi="宋体" w:hint="eastAsia"/>
          <w:kern w:val="0"/>
          <w:sz w:val="24"/>
        </w:rPr>
        <w:t>系统安装文档；</w:t>
      </w:r>
    </w:p>
    <w:p w14:paraId="553A5423" w14:textId="77777777" w:rsidR="001C0629" w:rsidRDefault="00031510">
      <w:pPr>
        <w:pStyle w:val="af9"/>
        <w:widowControl/>
        <w:numPr>
          <w:ilvl w:val="0"/>
          <w:numId w:val="34"/>
        </w:numPr>
        <w:shd w:val="clear" w:color="auto" w:fill="FFFFFF"/>
        <w:spacing w:before="28" w:after="28" w:line="360" w:lineRule="auto"/>
        <w:ind w:firstLineChars="0"/>
        <w:rPr>
          <w:rFonts w:ascii="宋体" w:hAnsi="宋体"/>
          <w:kern w:val="0"/>
          <w:sz w:val="24"/>
        </w:rPr>
      </w:pPr>
      <w:r>
        <w:rPr>
          <w:rFonts w:ascii="宋体" w:hAnsi="宋体" w:hint="eastAsia"/>
          <w:kern w:val="0"/>
          <w:sz w:val="24"/>
        </w:rPr>
        <w:t>系统配置文档；</w:t>
      </w:r>
    </w:p>
    <w:p w14:paraId="39BAAB17" w14:textId="77777777" w:rsidR="001C0629" w:rsidRDefault="00031510">
      <w:pPr>
        <w:pStyle w:val="af9"/>
        <w:widowControl/>
        <w:numPr>
          <w:ilvl w:val="0"/>
          <w:numId w:val="34"/>
        </w:numPr>
        <w:shd w:val="clear" w:color="auto" w:fill="FFFFFF"/>
        <w:spacing w:before="28" w:after="28" w:line="360" w:lineRule="auto"/>
        <w:ind w:firstLineChars="0"/>
        <w:rPr>
          <w:rFonts w:ascii="宋体" w:hAnsi="宋体"/>
          <w:kern w:val="0"/>
          <w:sz w:val="24"/>
        </w:rPr>
      </w:pPr>
      <w:r>
        <w:rPr>
          <w:rFonts w:ascii="宋体" w:hAnsi="宋体" w:hint="eastAsia"/>
          <w:kern w:val="0"/>
          <w:sz w:val="24"/>
        </w:rPr>
        <w:t>开发文档；</w:t>
      </w:r>
    </w:p>
    <w:p w14:paraId="49426C2B" w14:textId="77777777" w:rsidR="001C0629" w:rsidRDefault="00031510">
      <w:pPr>
        <w:pStyle w:val="af9"/>
        <w:widowControl/>
        <w:numPr>
          <w:ilvl w:val="0"/>
          <w:numId w:val="34"/>
        </w:numPr>
        <w:shd w:val="clear" w:color="auto" w:fill="FFFFFF"/>
        <w:spacing w:before="28" w:after="28" w:line="360" w:lineRule="auto"/>
        <w:ind w:firstLineChars="0"/>
        <w:rPr>
          <w:rFonts w:ascii="宋体" w:hAnsi="宋体"/>
          <w:kern w:val="0"/>
          <w:sz w:val="24"/>
        </w:rPr>
      </w:pPr>
      <w:r>
        <w:rPr>
          <w:rFonts w:ascii="宋体" w:hAnsi="宋体" w:hint="eastAsia"/>
          <w:kern w:val="0"/>
          <w:sz w:val="24"/>
        </w:rPr>
        <w:t>单元测试</w:t>
      </w:r>
      <w:r>
        <w:rPr>
          <w:rFonts w:ascii="宋体" w:hAnsi="宋体" w:hint="eastAsia"/>
          <w:kern w:val="0"/>
          <w:sz w:val="24"/>
        </w:rPr>
        <w:t>/</w:t>
      </w:r>
      <w:r>
        <w:rPr>
          <w:rFonts w:ascii="宋体" w:hAnsi="宋体" w:hint="eastAsia"/>
          <w:kern w:val="0"/>
          <w:sz w:val="24"/>
        </w:rPr>
        <w:t>集成测试文档</w:t>
      </w:r>
    </w:p>
    <w:p w14:paraId="143C8D28" w14:textId="77777777" w:rsidR="001C0629" w:rsidRDefault="00031510">
      <w:pPr>
        <w:pStyle w:val="af9"/>
        <w:widowControl/>
        <w:numPr>
          <w:ilvl w:val="0"/>
          <w:numId w:val="34"/>
        </w:numPr>
        <w:shd w:val="clear" w:color="auto" w:fill="FFFFFF"/>
        <w:spacing w:before="28" w:after="28" w:line="360" w:lineRule="auto"/>
        <w:ind w:firstLineChars="0"/>
        <w:rPr>
          <w:rFonts w:ascii="宋体" w:hAnsi="宋体"/>
          <w:kern w:val="0"/>
          <w:sz w:val="24"/>
        </w:rPr>
      </w:pPr>
      <w:r>
        <w:rPr>
          <w:rFonts w:ascii="宋体" w:hAnsi="宋体"/>
          <w:kern w:val="0"/>
          <w:sz w:val="24"/>
          <w:lang w:val="en-AU"/>
        </w:rPr>
        <w:t>XXXXX</w:t>
      </w:r>
      <w:r>
        <w:rPr>
          <w:rFonts w:ascii="宋体" w:hAnsi="宋体" w:hint="eastAsia"/>
          <w:kern w:val="0"/>
          <w:sz w:val="24"/>
          <w:lang w:val="en-AU"/>
        </w:rPr>
        <w:t>其他文档</w:t>
      </w:r>
    </w:p>
    <w:p w14:paraId="720001B5" w14:textId="77777777" w:rsidR="001C0629" w:rsidRDefault="00031510">
      <w:pPr>
        <w:pStyle w:val="af9"/>
        <w:widowControl/>
        <w:numPr>
          <w:ilvl w:val="0"/>
          <w:numId w:val="34"/>
        </w:numPr>
        <w:shd w:val="clear" w:color="auto" w:fill="FFFFFF"/>
        <w:spacing w:before="28" w:after="28" w:line="360" w:lineRule="auto"/>
        <w:ind w:firstLineChars="0"/>
        <w:rPr>
          <w:rFonts w:ascii="宋体" w:hAnsi="宋体"/>
          <w:kern w:val="0"/>
          <w:sz w:val="24"/>
        </w:rPr>
      </w:pPr>
      <w:r>
        <w:rPr>
          <w:rFonts w:ascii="宋体" w:hAnsi="宋体" w:hint="eastAsia"/>
          <w:kern w:val="0"/>
          <w:sz w:val="24"/>
        </w:rPr>
        <w:lastRenderedPageBreak/>
        <w:t>未列事项双方协议完成</w:t>
      </w:r>
    </w:p>
    <w:p w14:paraId="054E7637"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r>
        <w:rPr>
          <w:rFonts w:ascii="宋体" w:hAnsi="宋体" w:cs="宋体" w:hint="eastAsia"/>
          <w:b/>
          <w:kern w:val="0"/>
          <w:sz w:val="24"/>
        </w:rPr>
        <w:t>测试和培训</w:t>
      </w:r>
    </w:p>
    <w:p w14:paraId="2E19E064" w14:textId="77777777" w:rsidR="001C0629" w:rsidRDefault="00031510">
      <w:pPr>
        <w:widowControl/>
        <w:shd w:val="clear" w:color="auto" w:fill="FFFFFF"/>
        <w:spacing w:before="100" w:beforeAutospacing="1" w:after="100" w:afterAutospacing="1" w:line="360" w:lineRule="auto"/>
        <w:ind w:left="558" w:firstLine="282"/>
        <w:rPr>
          <w:rFonts w:ascii="宋体" w:hAnsi="宋体"/>
          <w:kern w:val="0"/>
          <w:sz w:val="24"/>
        </w:rPr>
      </w:pPr>
      <w:r>
        <w:rPr>
          <w:rFonts w:ascii="宋体" w:hAnsi="宋体" w:hint="eastAsia"/>
          <w:kern w:val="0"/>
          <w:sz w:val="24"/>
        </w:rPr>
        <w:t>这一阶段的主要任务是进行上线准备。准备上线所需的初始数据并初始化到系统。组织关键用户结合岗位职责、业务场景进行系统功能培训。准备</w:t>
      </w:r>
      <w:r>
        <w:rPr>
          <w:rFonts w:ascii="宋体" w:hAnsi="宋体" w:hint="eastAsia"/>
          <w:kern w:val="0"/>
          <w:sz w:val="24"/>
        </w:rPr>
        <w:t>U</w:t>
      </w:r>
      <w:r>
        <w:rPr>
          <w:rFonts w:ascii="宋体" w:hAnsi="宋体"/>
          <w:kern w:val="0"/>
          <w:sz w:val="24"/>
        </w:rPr>
        <w:t>AT</w:t>
      </w:r>
      <w:r>
        <w:rPr>
          <w:rFonts w:ascii="宋体" w:hAnsi="宋体" w:hint="eastAsia"/>
          <w:kern w:val="0"/>
          <w:sz w:val="24"/>
        </w:rPr>
        <w:t>测试环境，编写</w:t>
      </w:r>
      <w:r>
        <w:rPr>
          <w:rFonts w:ascii="宋体" w:hAnsi="宋体" w:hint="eastAsia"/>
          <w:kern w:val="0"/>
          <w:sz w:val="24"/>
        </w:rPr>
        <w:t>U</w:t>
      </w:r>
      <w:r>
        <w:rPr>
          <w:rFonts w:ascii="宋体" w:hAnsi="宋体"/>
          <w:kern w:val="0"/>
          <w:sz w:val="24"/>
        </w:rPr>
        <w:t>AT</w:t>
      </w:r>
      <w:r>
        <w:rPr>
          <w:rFonts w:ascii="宋体" w:hAnsi="宋体" w:hint="eastAsia"/>
          <w:kern w:val="0"/>
          <w:sz w:val="24"/>
        </w:rPr>
        <w:t>测试脚本，进行</w:t>
      </w:r>
      <w:r>
        <w:rPr>
          <w:rFonts w:ascii="宋体" w:hAnsi="宋体" w:hint="eastAsia"/>
          <w:kern w:val="0"/>
          <w:sz w:val="24"/>
        </w:rPr>
        <w:t>U</w:t>
      </w:r>
      <w:r>
        <w:rPr>
          <w:rFonts w:ascii="宋体" w:hAnsi="宋体"/>
          <w:kern w:val="0"/>
          <w:sz w:val="24"/>
        </w:rPr>
        <w:t>AT</w:t>
      </w:r>
      <w:r>
        <w:rPr>
          <w:rFonts w:ascii="宋体" w:hAnsi="宋体" w:hint="eastAsia"/>
          <w:kern w:val="0"/>
          <w:sz w:val="24"/>
        </w:rPr>
        <w:t>测试。</w:t>
      </w:r>
    </w:p>
    <w:p w14:paraId="31C22FF3"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完工标准：</w:t>
      </w:r>
    </w:p>
    <w:p w14:paraId="01B64C08" w14:textId="77777777" w:rsidR="001C0629" w:rsidRDefault="00031510">
      <w:pPr>
        <w:widowControl/>
        <w:spacing w:before="100" w:beforeAutospacing="1" w:after="100" w:afterAutospacing="1" w:line="360" w:lineRule="auto"/>
        <w:ind w:firstLineChars="200" w:firstLine="480"/>
        <w:jc w:val="left"/>
        <w:rPr>
          <w:rFonts w:ascii="宋体" w:hAnsi="宋体"/>
          <w:kern w:val="0"/>
          <w:sz w:val="24"/>
        </w:rPr>
      </w:pPr>
      <w:r>
        <w:rPr>
          <w:rFonts w:ascii="宋体" w:hAnsi="宋体" w:hint="eastAsia"/>
          <w:kern w:val="0"/>
          <w:sz w:val="24"/>
        </w:rPr>
        <w:t>XXX</w:t>
      </w:r>
      <w:r>
        <w:rPr>
          <w:rFonts w:ascii="宋体" w:hAnsi="宋体" w:hint="eastAsia"/>
          <w:kern w:val="0"/>
          <w:sz w:val="24"/>
        </w:rPr>
        <w:t>公司将以下交付件交付给甲方后，按『交付成果接受程序』验收。</w:t>
      </w:r>
    </w:p>
    <w:p w14:paraId="498F7EB6"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交付成果：</w:t>
      </w:r>
    </w:p>
    <w:p w14:paraId="20FCE19D" w14:textId="77777777" w:rsidR="001C0629" w:rsidRDefault="00031510">
      <w:pPr>
        <w:pStyle w:val="af9"/>
        <w:widowControl/>
        <w:numPr>
          <w:ilvl w:val="0"/>
          <w:numId w:val="35"/>
        </w:numPr>
        <w:shd w:val="clear" w:color="auto" w:fill="FFFFFF"/>
        <w:spacing w:before="28" w:after="28" w:line="360" w:lineRule="auto"/>
        <w:ind w:firstLineChars="0"/>
        <w:rPr>
          <w:rFonts w:ascii="宋体" w:hAnsi="宋体"/>
          <w:kern w:val="0"/>
          <w:sz w:val="24"/>
        </w:rPr>
      </w:pPr>
      <w:r>
        <w:rPr>
          <w:rFonts w:ascii="宋体" w:hAnsi="宋体" w:hint="eastAsia"/>
          <w:kern w:val="0"/>
          <w:sz w:val="24"/>
          <w:lang w:val="en-AU"/>
        </w:rPr>
        <w:t>初始数据准备文档</w:t>
      </w:r>
      <w:r>
        <w:rPr>
          <w:rFonts w:ascii="宋体" w:hAnsi="宋体" w:hint="eastAsia"/>
          <w:kern w:val="0"/>
          <w:sz w:val="24"/>
        </w:rPr>
        <w:t>；</w:t>
      </w:r>
    </w:p>
    <w:p w14:paraId="2068182F" w14:textId="77777777" w:rsidR="001C0629" w:rsidRDefault="00031510">
      <w:pPr>
        <w:pStyle w:val="af9"/>
        <w:widowControl/>
        <w:numPr>
          <w:ilvl w:val="0"/>
          <w:numId w:val="35"/>
        </w:numPr>
        <w:shd w:val="clear" w:color="auto" w:fill="FFFFFF"/>
        <w:spacing w:before="28" w:after="28" w:line="360" w:lineRule="auto"/>
        <w:ind w:firstLineChars="0"/>
        <w:rPr>
          <w:rFonts w:ascii="宋体" w:hAnsi="宋体"/>
          <w:kern w:val="0"/>
          <w:sz w:val="24"/>
        </w:rPr>
      </w:pPr>
      <w:r>
        <w:rPr>
          <w:rFonts w:ascii="宋体" w:hAnsi="宋体"/>
          <w:kern w:val="0"/>
          <w:sz w:val="24"/>
          <w:lang w:val="en-AU"/>
        </w:rPr>
        <w:t>UAT</w:t>
      </w:r>
      <w:r>
        <w:rPr>
          <w:rFonts w:ascii="宋体" w:hAnsi="宋体" w:hint="eastAsia"/>
          <w:kern w:val="0"/>
          <w:sz w:val="24"/>
        </w:rPr>
        <w:t>测试文档；</w:t>
      </w:r>
    </w:p>
    <w:p w14:paraId="547475E0" w14:textId="77777777" w:rsidR="001C0629" w:rsidRDefault="00031510">
      <w:pPr>
        <w:pStyle w:val="af9"/>
        <w:widowControl/>
        <w:numPr>
          <w:ilvl w:val="0"/>
          <w:numId w:val="35"/>
        </w:numPr>
        <w:shd w:val="clear" w:color="auto" w:fill="FFFFFF"/>
        <w:spacing w:before="28" w:after="28" w:line="360" w:lineRule="auto"/>
        <w:ind w:firstLineChars="0"/>
        <w:rPr>
          <w:rFonts w:ascii="宋体" w:hAnsi="宋体"/>
          <w:kern w:val="0"/>
          <w:sz w:val="24"/>
          <w:lang w:val="en-AU"/>
        </w:rPr>
      </w:pPr>
      <w:r>
        <w:rPr>
          <w:rFonts w:ascii="宋体" w:hAnsi="宋体" w:hint="eastAsia"/>
          <w:kern w:val="0"/>
          <w:sz w:val="24"/>
          <w:lang w:val="en-AU"/>
        </w:rPr>
        <w:t>培训文档和录屏</w:t>
      </w:r>
    </w:p>
    <w:p w14:paraId="12DAF210" w14:textId="77777777" w:rsidR="001C0629" w:rsidRDefault="00031510">
      <w:pPr>
        <w:pStyle w:val="af9"/>
        <w:widowControl/>
        <w:numPr>
          <w:ilvl w:val="0"/>
          <w:numId w:val="35"/>
        </w:numPr>
        <w:shd w:val="clear" w:color="auto" w:fill="FFFFFF"/>
        <w:spacing w:before="28" w:after="28" w:line="360" w:lineRule="auto"/>
        <w:ind w:firstLineChars="0"/>
        <w:rPr>
          <w:rFonts w:ascii="宋体" w:hAnsi="宋体"/>
          <w:kern w:val="0"/>
          <w:sz w:val="24"/>
        </w:rPr>
      </w:pPr>
      <w:r>
        <w:rPr>
          <w:rFonts w:ascii="宋体" w:hAnsi="宋体" w:hint="eastAsia"/>
          <w:kern w:val="0"/>
          <w:sz w:val="24"/>
        </w:rPr>
        <w:t>系统切换计划；</w:t>
      </w:r>
    </w:p>
    <w:p w14:paraId="74850190" w14:textId="77777777" w:rsidR="001C0629" w:rsidRDefault="00031510">
      <w:pPr>
        <w:pStyle w:val="af9"/>
        <w:widowControl/>
        <w:numPr>
          <w:ilvl w:val="0"/>
          <w:numId w:val="35"/>
        </w:numPr>
        <w:shd w:val="clear" w:color="auto" w:fill="FFFFFF"/>
        <w:spacing w:before="28" w:after="28" w:line="360" w:lineRule="auto"/>
        <w:ind w:firstLineChars="0"/>
        <w:rPr>
          <w:rFonts w:ascii="宋体" w:hAnsi="宋体"/>
          <w:kern w:val="0"/>
          <w:sz w:val="24"/>
        </w:rPr>
      </w:pPr>
      <w:r>
        <w:rPr>
          <w:rFonts w:ascii="宋体" w:hAnsi="宋体"/>
          <w:kern w:val="0"/>
          <w:sz w:val="24"/>
          <w:lang w:val="en-AU"/>
        </w:rPr>
        <w:t>XXXXX</w:t>
      </w:r>
      <w:r>
        <w:rPr>
          <w:rFonts w:ascii="宋体" w:hAnsi="宋体" w:hint="eastAsia"/>
          <w:kern w:val="0"/>
          <w:sz w:val="24"/>
          <w:lang w:val="en-AU"/>
        </w:rPr>
        <w:t>其他文档</w:t>
      </w:r>
      <w:r>
        <w:rPr>
          <w:rFonts w:ascii="宋体" w:hAnsi="宋体" w:hint="eastAsia"/>
          <w:kern w:val="0"/>
          <w:sz w:val="24"/>
        </w:rPr>
        <w:t>；</w:t>
      </w:r>
    </w:p>
    <w:p w14:paraId="2D99E288" w14:textId="77777777" w:rsidR="001C0629" w:rsidRDefault="00031510">
      <w:pPr>
        <w:pStyle w:val="af9"/>
        <w:widowControl/>
        <w:numPr>
          <w:ilvl w:val="0"/>
          <w:numId w:val="35"/>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未列事项双方协议完成。</w:t>
      </w:r>
    </w:p>
    <w:p w14:paraId="03944092"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bookmarkStart w:id="312" w:name="_Toc511057529"/>
      <w:bookmarkStart w:id="313" w:name="_Toc68402876"/>
      <w:bookmarkStart w:id="314" w:name="_Toc33584924"/>
      <w:bookmarkStart w:id="315" w:name="_Toc34649713"/>
      <w:bookmarkStart w:id="316" w:name="_Toc83804302"/>
      <w:bookmarkEnd w:id="312"/>
      <w:bookmarkEnd w:id="313"/>
      <w:bookmarkEnd w:id="314"/>
      <w:bookmarkEnd w:id="315"/>
      <w:bookmarkEnd w:id="316"/>
      <w:r>
        <w:rPr>
          <w:rFonts w:ascii="宋体" w:hAnsi="宋体" w:cs="宋体"/>
          <w:b/>
          <w:kern w:val="0"/>
          <w:sz w:val="24"/>
        </w:rPr>
        <w:t>系统上线</w:t>
      </w:r>
    </w:p>
    <w:p w14:paraId="697DC740" w14:textId="77777777" w:rsidR="001C0629" w:rsidRDefault="00031510">
      <w:pPr>
        <w:widowControl/>
        <w:shd w:val="clear" w:color="auto" w:fill="FFFFFF"/>
        <w:spacing w:before="28" w:after="28" w:line="360" w:lineRule="auto"/>
        <w:ind w:left="480" w:firstLine="420"/>
        <w:rPr>
          <w:rFonts w:ascii="宋体" w:hAnsi="宋体"/>
          <w:kern w:val="0"/>
          <w:sz w:val="24"/>
        </w:rPr>
      </w:pPr>
      <w:r>
        <w:rPr>
          <w:rFonts w:ascii="宋体" w:hAnsi="宋体" w:hint="eastAsia"/>
          <w:kern w:val="0"/>
          <w:sz w:val="24"/>
        </w:rPr>
        <w:t>这一阶段的主要任务是协助业务人员准备和迁移正式系统数据，并将生产环境准备完成。进行终端用户培训。编写运</w:t>
      </w:r>
      <w:proofErr w:type="gramStart"/>
      <w:r>
        <w:rPr>
          <w:rFonts w:ascii="宋体" w:hAnsi="宋体" w:hint="eastAsia"/>
          <w:kern w:val="0"/>
          <w:sz w:val="24"/>
        </w:rPr>
        <w:t>维操作</w:t>
      </w:r>
      <w:proofErr w:type="gramEnd"/>
      <w:r>
        <w:rPr>
          <w:rFonts w:ascii="宋体" w:hAnsi="宋体" w:hint="eastAsia"/>
          <w:kern w:val="0"/>
          <w:sz w:val="24"/>
        </w:rPr>
        <w:t>手册。申请上线前信息安全审核。</w:t>
      </w:r>
    </w:p>
    <w:p w14:paraId="1951D485"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完工标准：</w:t>
      </w:r>
    </w:p>
    <w:p w14:paraId="7352A5DD" w14:textId="77777777" w:rsidR="001C0629" w:rsidRDefault="00031510">
      <w:pPr>
        <w:widowControl/>
        <w:shd w:val="clear" w:color="auto" w:fill="FFFFFF"/>
        <w:spacing w:before="28" w:after="28" w:line="360" w:lineRule="auto"/>
        <w:ind w:left="480" w:firstLine="420"/>
        <w:rPr>
          <w:rFonts w:ascii="宋体" w:hAnsi="宋体"/>
          <w:kern w:val="0"/>
          <w:sz w:val="24"/>
        </w:rPr>
      </w:pPr>
      <w:r>
        <w:rPr>
          <w:rFonts w:ascii="宋体" w:hAnsi="宋体" w:hint="eastAsia"/>
          <w:kern w:val="0"/>
          <w:sz w:val="24"/>
        </w:rPr>
        <w:t>XXX</w:t>
      </w:r>
      <w:r>
        <w:rPr>
          <w:rFonts w:ascii="宋体" w:hAnsi="宋体" w:hint="eastAsia"/>
          <w:kern w:val="0"/>
          <w:sz w:val="24"/>
        </w:rPr>
        <w:t>公司将以下交付件交付给甲方后，按『交付成果接受程序』验收。</w:t>
      </w:r>
    </w:p>
    <w:p w14:paraId="44B20E4A"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交付成果：</w:t>
      </w:r>
    </w:p>
    <w:p w14:paraId="7DDB0239"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lang w:val="en-AU"/>
        </w:rPr>
      </w:pPr>
      <w:r>
        <w:rPr>
          <w:rFonts w:ascii="宋体" w:hAnsi="宋体" w:hint="eastAsia"/>
          <w:kern w:val="0"/>
          <w:sz w:val="24"/>
          <w:lang w:val="en-AU"/>
        </w:rPr>
        <w:t>初始化数据清单</w:t>
      </w:r>
    </w:p>
    <w:p w14:paraId="55F140A3"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rPr>
      </w:pPr>
      <w:r>
        <w:rPr>
          <w:rFonts w:ascii="宋体" w:hAnsi="宋体" w:hint="eastAsia"/>
          <w:kern w:val="0"/>
          <w:sz w:val="24"/>
          <w:lang w:val="en-AU"/>
        </w:rPr>
        <w:t>运维手册</w:t>
      </w:r>
      <w:r>
        <w:rPr>
          <w:rFonts w:ascii="宋体" w:hAnsi="宋体" w:hint="eastAsia"/>
          <w:kern w:val="0"/>
          <w:sz w:val="24"/>
        </w:rPr>
        <w:t>；</w:t>
      </w:r>
    </w:p>
    <w:p w14:paraId="234997D7"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rPr>
      </w:pPr>
      <w:r>
        <w:rPr>
          <w:rFonts w:ascii="宋体" w:hAnsi="宋体" w:hint="eastAsia"/>
          <w:kern w:val="0"/>
          <w:sz w:val="24"/>
          <w:lang w:val="en-AU"/>
        </w:rPr>
        <w:t>培训文档</w:t>
      </w:r>
      <w:proofErr w:type="gramStart"/>
      <w:r>
        <w:rPr>
          <w:rFonts w:ascii="宋体" w:hAnsi="宋体" w:hint="eastAsia"/>
          <w:kern w:val="0"/>
          <w:sz w:val="24"/>
          <w:lang w:val="en-AU"/>
        </w:rPr>
        <w:t>及录屏</w:t>
      </w:r>
      <w:proofErr w:type="gramEnd"/>
      <w:r>
        <w:rPr>
          <w:rFonts w:ascii="宋体" w:hAnsi="宋体" w:hint="eastAsia"/>
          <w:kern w:val="0"/>
          <w:sz w:val="24"/>
        </w:rPr>
        <w:t>；</w:t>
      </w:r>
    </w:p>
    <w:p w14:paraId="5952D8CA"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rPr>
      </w:pPr>
      <w:r>
        <w:rPr>
          <w:rFonts w:ascii="宋体" w:hAnsi="宋体" w:hint="eastAsia"/>
          <w:kern w:val="0"/>
          <w:sz w:val="24"/>
        </w:rPr>
        <w:t>系统切换计划；</w:t>
      </w:r>
    </w:p>
    <w:p w14:paraId="5A539460"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lang w:val="en-AU"/>
        </w:rPr>
      </w:pPr>
      <w:r>
        <w:rPr>
          <w:rFonts w:ascii="宋体" w:hAnsi="宋体" w:hint="eastAsia"/>
          <w:kern w:val="0"/>
          <w:sz w:val="24"/>
          <w:lang w:val="en-AU"/>
        </w:rPr>
        <w:lastRenderedPageBreak/>
        <w:t>信息安全</w:t>
      </w:r>
      <w:proofErr w:type="gramStart"/>
      <w:r>
        <w:rPr>
          <w:rFonts w:ascii="宋体" w:hAnsi="宋体" w:hint="eastAsia"/>
          <w:kern w:val="0"/>
          <w:sz w:val="24"/>
          <w:lang w:val="en-AU"/>
        </w:rPr>
        <w:t>上线保障</w:t>
      </w:r>
      <w:proofErr w:type="gramEnd"/>
      <w:r>
        <w:rPr>
          <w:rFonts w:ascii="宋体" w:hAnsi="宋体" w:hint="eastAsia"/>
          <w:kern w:val="0"/>
          <w:sz w:val="24"/>
          <w:lang w:val="en-AU"/>
        </w:rPr>
        <w:t>相关文档：《资产清单》、《访问控制》、《备份管理》、《项目实施文档》、《运维控制》、《基线检查》、《系统上线前安全评估报告》</w:t>
      </w:r>
    </w:p>
    <w:p w14:paraId="536FFC4B"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rPr>
      </w:pPr>
      <w:r>
        <w:rPr>
          <w:rFonts w:ascii="宋体" w:hAnsi="宋体"/>
          <w:kern w:val="0"/>
          <w:sz w:val="24"/>
          <w:lang w:val="en-AU"/>
        </w:rPr>
        <w:t>XXXXX</w:t>
      </w:r>
      <w:r>
        <w:rPr>
          <w:rFonts w:ascii="宋体" w:hAnsi="宋体" w:hint="eastAsia"/>
          <w:kern w:val="0"/>
          <w:sz w:val="24"/>
          <w:lang w:val="en-AU"/>
        </w:rPr>
        <w:t>其他文档</w:t>
      </w:r>
      <w:r>
        <w:rPr>
          <w:rFonts w:ascii="宋体" w:hAnsi="宋体" w:hint="eastAsia"/>
          <w:kern w:val="0"/>
          <w:sz w:val="24"/>
        </w:rPr>
        <w:t>；</w:t>
      </w:r>
    </w:p>
    <w:p w14:paraId="0A2EA5C9" w14:textId="77777777" w:rsidR="001C0629" w:rsidRDefault="00031510">
      <w:pPr>
        <w:pStyle w:val="af9"/>
        <w:widowControl/>
        <w:numPr>
          <w:ilvl w:val="0"/>
          <w:numId w:val="36"/>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未列事项双方协议完成。</w:t>
      </w:r>
    </w:p>
    <w:p w14:paraId="3A9AD002" w14:textId="77777777" w:rsidR="001C0629" w:rsidRDefault="00031510">
      <w:pPr>
        <w:pStyle w:val="af9"/>
        <w:widowControl/>
        <w:numPr>
          <w:ilvl w:val="0"/>
          <w:numId w:val="27"/>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系统上线后支持</w:t>
      </w:r>
    </w:p>
    <w:p w14:paraId="602ABB36" w14:textId="77777777" w:rsidR="001C0629" w:rsidRDefault="00031510">
      <w:pPr>
        <w:widowControl/>
        <w:shd w:val="clear" w:color="auto" w:fill="FFFFFF"/>
        <w:spacing w:line="360" w:lineRule="auto"/>
        <w:ind w:left="480" w:firstLine="480"/>
        <w:jc w:val="left"/>
        <w:rPr>
          <w:rFonts w:ascii="宋体" w:hAnsi="宋体" w:cs="宋体"/>
          <w:kern w:val="0"/>
          <w:sz w:val="24"/>
        </w:rPr>
      </w:pPr>
      <w:r>
        <w:rPr>
          <w:rFonts w:ascii="宋体" w:hAnsi="宋体" w:cs="宋体" w:hint="eastAsia"/>
          <w:kern w:val="0"/>
          <w:sz w:val="24"/>
        </w:rPr>
        <w:t>XXX</w:t>
      </w:r>
      <w:r>
        <w:rPr>
          <w:rFonts w:ascii="宋体" w:hAnsi="宋体" w:cs="宋体" w:hint="eastAsia"/>
          <w:kern w:val="0"/>
          <w:sz w:val="24"/>
        </w:rPr>
        <w:t>公司在完成系统开发上线后支持服务，试运行的一个月期间，保证项目质量的前提下，留守项目经理和技术经理支援，保障后期日常运维。</w:t>
      </w:r>
    </w:p>
    <w:p w14:paraId="625CE254" w14:textId="77777777" w:rsidR="001C0629" w:rsidRDefault="00031510">
      <w:pPr>
        <w:widowControl/>
        <w:shd w:val="clear" w:color="auto" w:fill="FFFFFF"/>
        <w:spacing w:before="28" w:after="28" w:line="360" w:lineRule="auto"/>
        <w:ind w:left="480"/>
        <w:rPr>
          <w:rFonts w:ascii="宋体" w:hAnsi="宋体"/>
          <w:b/>
          <w:bCs/>
          <w:kern w:val="0"/>
          <w:sz w:val="24"/>
        </w:rPr>
      </w:pPr>
      <w:r>
        <w:rPr>
          <w:rFonts w:ascii="宋体" w:hAnsi="宋体" w:hint="eastAsia"/>
          <w:b/>
          <w:bCs/>
          <w:kern w:val="0"/>
          <w:sz w:val="24"/>
        </w:rPr>
        <w:t>完工标准：</w:t>
      </w:r>
    </w:p>
    <w:p w14:paraId="206396F2" w14:textId="77777777" w:rsidR="001C0629" w:rsidRDefault="00031510">
      <w:pPr>
        <w:widowControl/>
        <w:shd w:val="clear" w:color="auto" w:fill="FFFFFF"/>
        <w:spacing w:before="28" w:after="28" w:line="360" w:lineRule="auto"/>
        <w:ind w:left="480" w:firstLine="420"/>
        <w:rPr>
          <w:rFonts w:ascii="宋体" w:hAnsi="宋体"/>
          <w:kern w:val="0"/>
          <w:sz w:val="24"/>
        </w:rPr>
      </w:pPr>
      <w:proofErr w:type="gramStart"/>
      <w:r>
        <w:rPr>
          <w:rFonts w:ascii="宋体" w:hAnsi="宋体" w:hint="eastAsia"/>
          <w:kern w:val="0"/>
          <w:sz w:val="24"/>
        </w:rPr>
        <w:t>当以下</w:t>
      </w:r>
      <w:proofErr w:type="gramEnd"/>
      <w:r>
        <w:rPr>
          <w:rFonts w:ascii="宋体" w:hAnsi="宋体" w:hint="eastAsia"/>
          <w:kern w:val="0"/>
          <w:sz w:val="24"/>
        </w:rPr>
        <w:t>条件都满足时，即表明本阶段工作完成。</w:t>
      </w:r>
    </w:p>
    <w:p w14:paraId="27A28101" w14:textId="77777777" w:rsidR="001C0629" w:rsidRDefault="00031510">
      <w:pPr>
        <w:widowControl/>
        <w:shd w:val="clear" w:color="auto" w:fill="FFFFFF"/>
        <w:spacing w:before="28" w:after="28" w:line="360" w:lineRule="auto"/>
        <w:ind w:left="1200" w:hanging="360"/>
        <w:rPr>
          <w:rFonts w:ascii="宋体" w:hAnsi="宋体"/>
          <w:kern w:val="0"/>
          <w:sz w:val="24"/>
        </w:rPr>
      </w:pPr>
      <w:r>
        <w:rPr>
          <w:rFonts w:ascii="宋体" w:hAnsi="宋体"/>
          <w:kern w:val="0"/>
          <w:sz w:val="24"/>
          <w:lang w:val="en-AU"/>
        </w:rPr>
        <w:sym w:font="宋体" w:char="F0B7"/>
      </w:r>
      <w:r>
        <w:rPr>
          <w:rFonts w:ascii="宋体" w:hAnsi="宋体" w:hint="eastAsia"/>
          <w:kern w:val="0"/>
          <w:sz w:val="24"/>
        </w:rPr>
        <w:t>提供解决系统崩溃的应急文档；</w:t>
      </w:r>
    </w:p>
    <w:p w14:paraId="203BDAF5" w14:textId="77777777" w:rsidR="001C0629" w:rsidRDefault="00031510">
      <w:pPr>
        <w:widowControl/>
        <w:shd w:val="clear" w:color="auto" w:fill="FFFFFF"/>
        <w:spacing w:before="28" w:after="28" w:line="360" w:lineRule="auto"/>
        <w:ind w:left="1200" w:hanging="360"/>
        <w:rPr>
          <w:rFonts w:ascii="宋体" w:hAnsi="宋体"/>
          <w:kern w:val="0"/>
          <w:sz w:val="24"/>
        </w:rPr>
      </w:pPr>
      <w:r>
        <w:rPr>
          <w:rFonts w:ascii="宋体" w:hAnsi="宋体"/>
          <w:kern w:val="0"/>
          <w:sz w:val="24"/>
          <w:lang w:val="en-AU"/>
        </w:rPr>
        <w:sym w:font="宋体" w:char="F0B7"/>
      </w:r>
      <w:r>
        <w:rPr>
          <w:rFonts w:ascii="宋体" w:hAnsi="宋体" w:hint="eastAsia"/>
          <w:kern w:val="0"/>
          <w:sz w:val="24"/>
        </w:rPr>
        <w:t>未列事项双方协议完成。</w:t>
      </w:r>
    </w:p>
    <w:p w14:paraId="334BA971" w14:textId="77777777" w:rsidR="001C0629" w:rsidRDefault="00031510">
      <w:pPr>
        <w:widowControl/>
        <w:shd w:val="clear" w:color="auto" w:fill="FFFFFF"/>
        <w:spacing w:before="28" w:after="28" w:line="360" w:lineRule="auto"/>
        <w:ind w:firstLine="420"/>
        <w:rPr>
          <w:rFonts w:ascii="宋体" w:hAnsi="宋体"/>
          <w:b/>
          <w:bCs/>
          <w:kern w:val="0"/>
          <w:sz w:val="24"/>
        </w:rPr>
      </w:pPr>
      <w:r>
        <w:rPr>
          <w:rFonts w:ascii="宋体" w:hAnsi="宋体" w:hint="eastAsia"/>
          <w:b/>
          <w:bCs/>
          <w:kern w:val="0"/>
          <w:sz w:val="24"/>
        </w:rPr>
        <w:t>交付成果：</w:t>
      </w:r>
    </w:p>
    <w:p w14:paraId="78B035FB" w14:textId="77777777" w:rsidR="001C0629" w:rsidRDefault="00031510">
      <w:pPr>
        <w:pStyle w:val="af9"/>
        <w:widowControl/>
        <w:numPr>
          <w:ilvl w:val="0"/>
          <w:numId w:val="37"/>
        </w:numPr>
        <w:shd w:val="clear" w:color="auto" w:fill="FFFFFF"/>
        <w:spacing w:before="28" w:after="28" w:line="360" w:lineRule="auto"/>
        <w:ind w:firstLineChars="0"/>
        <w:rPr>
          <w:rFonts w:ascii="宋体" w:hAnsi="宋体"/>
          <w:kern w:val="0"/>
          <w:sz w:val="24"/>
        </w:rPr>
      </w:pPr>
      <w:r>
        <w:rPr>
          <w:rFonts w:ascii="宋体" w:hAnsi="宋体" w:hint="eastAsia"/>
          <w:kern w:val="0"/>
          <w:sz w:val="24"/>
        </w:rPr>
        <w:t>未列事项双方协议完成；</w:t>
      </w:r>
    </w:p>
    <w:p w14:paraId="1B13C789" w14:textId="77777777" w:rsidR="001C0629" w:rsidRDefault="00031510">
      <w:pPr>
        <w:pStyle w:val="af9"/>
        <w:widowControl/>
        <w:numPr>
          <w:ilvl w:val="0"/>
          <w:numId w:val="37"/>
        </w:numPr>
        <w:shd w:val="clear" w:color="auto" w:fill="FFFFFF"/>
        <w:spacing w:before="28" w:after="28" w:line="360" w:lineRule="auto"/>
        <w:ind w:firstLineChars="0"/>
        <w:rPr>
          <w:rFonts w:ascii="宋体" w:hAnsi="宋体"/>
          <w:kern w:val="0"/>
          <w:sz w:val="24"/>
          <w:lang w:val="en-AU"/>
        </w:rPr>
      </w:pPr>
      <w:r>
        <w:rPr>
          <w:rFonts w:ascii="宋体" w:hAnsi="宋体" w:hint="eastAsia"/>
          <w:kern w:val="0"/>
          <w:sz w:val="24"/>
          <w:lang w:val="en-AU"/>
        </w:rPr>
        <w:t>上线支持问题清单；</w:t>
      </w:r>
    </w:p>
    <w:p w14:paraId="60DA953B" w14:textId="77777777" w:rsidR="001C0629" w:rsidRDefault="00031510">
      <w:pPr>
        <w:pStyle w:val="af9"/>
        <w:widowControl/>
        <w:numPr>
          <w:ilvl w:val="0"/>
          <w:numId w:val="37"/>
        </w:numPr>
        <w:shd w:val="clear" w:color="auto" w:fill="FFFFFF"/>
        <w:spacing w:before="28" w:after="28" w:line="360" w:lineRule="auto"/>
        <w:ind w:firstLineChars="0"/>
        <w:rPr>
          <w:rFonts w:ascii="宋体" w:hAnsi="宋体"/>
          <w:kern w:val="0"/>
          <w:sz w:val="24"/>
        </w:rPr>
      </w:pPr>
      <w:r>
        <w:rPr>
          <w:rFonts w:ascii="宋体" w:hAnsi="宋体" w:hint="eastAsia"/>
          <w:kern w:val="0"/>
          <w:sz w:val="24"/>
        </w:rPr>
        <w:t>提供</w:t>
      </w:r>
      <w:r>
        <w:rPr>
          <w:rFonts w:ascii="宋体" w:hAnsi="宋体" w:hint="eastAsia"/>
          <w:kern w:val="0"/>
          <w:sz w:val="24"/>
        </w:rPr>
        <w:t>XXX</w:t>
      </w:r>
      <w:r>
        <w:rPr>
          <w:rFonts w:ascii="宋体" w:hAnsi="宋体" w:hint="eastAsia"/>
          <w:kern w:val="0"/>
          <w:sz w:val="24"/>
        </w:rPr>
        <w:t>公司后期专人维护邮箱或电话等。</w:t>
      </w:r>
    </w:p>
    <w:p w14:paraId="3C9BD6B2" w14:textId="77777777" w:rsidR="001C0629" w:rsidRDefault="00031510">
      <w:pPr>
        <w:pStyle w:val="af9"/>
        <w:widowControl/>
        <w:numPr>
          <w:ilvl w:val="0"/>
          <w:numId w:val="26"/>
        </w:numPr>
        <w:spacing w:beforeAutospacing="1" w:afterAutospacing="1" w:line="360" w:lineRule="auto"/>
        <w:ind w:firstLineChars="0"/>
        <w:jc w:val="left"/>
        <w:outlineLvl w:val="3"/>
        <w:rPr>
          <w:rFonts w:ascii="宋体" w:hAnsi="宋体"/>
          <w:b/>
          <w:kern w:val="0"/>
          <w:sz w:val="24"/>
        </w:rPr>
      </w:pPr>
      <w:r>
        <w:rPr>
          <w:rFonts w:ascii="宋体" w:hAnsi="宋体" w:hint="eastAsia"/>
          <w:b/>
          <w:kern w:val="0"/>
          <w:sz w:val="24"/>
        </w:rPr>
        <w:t>甲方</w:t>
      </w:r>
      <w:r>
        <w:rPr>
          <w:rFonts w:ascii="宋体" w:hAnsi="宋体"/>
          <w:b/>
          <w:kern w:val="0"/>
          <w:sz w:val="24"/>
        </w:rPr>
        <w:t>的责任</w:t>
      </w:r>
    </w:p>
    <w:p w14:paraId="41883179"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rPr>
        <w:t>成功完成本工作说明书的工作和事项与甲方管理层及其人员的投入和参与程度有极大的关系。</w:t>
      </w:r>
    </w:p>
    <w:p w14:paraId="20DEBB63"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rPr>
        <w:t>此节列出在本项目中甲方及</w:t>
      </w:r>
      <w:r>
        <w:rPr>
          <w:rFonts w:ascii="宋体" w:hAnsi="宋体" w:hint="eastAsia"/>
          <w:kern w:val="0"/>
          <w:sz w:val="24"/>
        </w:rPr>
        <w:t>XXX</w:t>
      </w:r>
      <w:r>
        <w:rPr>
          <w:rFonts w:ascii="宋体" w:hAnsi="宋体" w:hint="eastAsia"/>
          <w:kern w:val="0"/>
          <w:sz w:val="24"/>
        </w:rPr>
        <w:t>公司责任项下的工作和事项。</w:t>
      </w:r>
      <w:r>
        <w:rPr>
          <w:rFonts w:ascii="宋体" w:hAnsi="宋体" w:hint="eastAsia"/>
          <w:kern w:val="0"/>
          <w:sz w:val="24"/>
        </w:rPr>
        <w:t>XXX</w:t>
      </w:r>
      <w:r>
        <w:rPr>
          <w:rFonts w:ascii="宋体" w:hAnsi="宋体" w:hint="eastAsia"/>
          <w:kern w:val="0"/>
          <w:sz w:val="24"/>
        </w:rPr>
        <w:t>公司的工作实施有赖于甲方能完成以下根据项目计划中所设定的客户责任。延迟执行这些责任将按照『项目变更控制程序』处理。</w:t>
      </w:r>
    </w:p>
    <w:p w14:paraId="1BC782EF"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项目管理</w:t>
      </w:r>
    </w:p>
    <w:p w14:paraId="4FF6C69E"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rPr>
        <w:t>在本项目开始之前，甲方应指定甲方的项目经理。甲方的项目经理负责在项目中与</w:t>
      </w:r>
      <w:r>
        <w:rPr>
          <w:rFonts w:ascii="宋体" w:hAnsi="宋体" w:hint="eastAsia"/>
          <w:kern w:val="0"/>
          <w:sz w:val="24"/>
        </w:rPr>
        <w:t>XXX</w:t>
      </w:r>
      <w:r>
        <w:rPr>
          <w:rFonts w:ascii="宋体" w:hAnsi="宋体" w:hint="eastAsia"/>
          <w:kern w:val="0"/>
          <w:sz w:val="24"/>
        </w:rPr>
        <w:t>公司项目经理进行沟通，并在此项目所有事务中拥有代表行事的权限。甲方项目经理的责任包括：</w:t>
      </w:r>
    </w:p>
    <w:p w14:paraId="492E734A"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管理此项目的人员和责任；</w:t>
      </w:r>
    </w:p>
    <w:p w14:paraId="1609BA33"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lastRenderedPageBreak/>
        <w:t>充当</w:t>
      </w:r>
      <w:r>
        <w:rPr>
          <w:rFonts w:ascii="宋体" w:hAnsi="宋体" w:hint="eastAsia"/>
          <w:kern w:val="0"/>
          <w:sz w:val="24"/>
        </w:rPr>
        <w:t>XXX</w:t>
      </w:r>
      <w:r>
        <w:rPr>
          <w:rFonts w:ascii="宋体" w:hAnsi="宋体" w:hint="eastAsia"/>
          <w:kern w:val="0"/>
          <w:sz w:val="24"/>
        </w:rPr>
        <w:t>公司和所有参与该项目的部门之间的中间人；</w:t>
      </w:r>
    </w:p>
    <w:p w14:paraId="0E38E19D"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与</w:t>
      </w:r>
      <w:r>
        <w:rPr>
          <w:rFonts w:ascii="宋体" w:hAnsi="宋体" w:hint="eastAsia"/>
          <w:kern w:val="0"/>
          <w:sz w:val="24"/>
        </w:rPr>
        <w:t>XXX</w:t>
      </w:r>
      <w:r>
        <w:rPr>
          <w:rFonts w:ascii="宋体" w:hAnsi="宋体" w:hint="eastAsia"/>
          <w:kern w:val="0"/>
          <w:sz w:val="24"/>
        </w:rPr>
        <w:t>公司项目经理一起管理项目变更控制程序；</w:t>
      </w:r>
    </w:p>
    <w:p w14:paraId="37340885"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管理项目组成员；</w:t>
      </w:r>
    </w:p>
    <w:p w14:paraId="6237B0E7"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根据交付成果接</w:t>
      </w:r>
      <w:r>
        <w:rPr>
          <w:rFonts w:ascii="宋体" w:hAnsi="宋体" w:hint="eastAsia"/>
          <w:kern w:val="0"/>
          <w:sz w:val="24"/>
        </w:rPr>
        <w:t>收程序，签署</w:t>
      </w:r>
      <w:r>
        <w:rPr>
          <w:rFonts w:ascii="宋体" w:hAnsi="宋体" w:hint="eastAsia"/>
          <w:kern w:val="0"/>
          <w:sz w:val="24"/>
        </w:rPr>
        <w:t>XXX</w:t>
      </w:r>
      <w:r>
        <w:rPr>
          <w:rFonts w:ascii="宋体" w:hAnsi="宋体" w:hint="eastAsia"/>
          <w:kern w:val="0"/>
          <w:sz w:val="24"/>
        </w:rPr>
        <w:t>公司提交的交付件。</w:t>
      </w:r>
    </w:p>
    <w:p w14:paraId="0D8A7EEA"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负责与相关部门和人员的沟通，按项目计划推进；</w:t>
      </w:r>
    </w:p>
    <w:p w14:paraId="15338731"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在十</w:t>
      </w:r>
      <w:r>
        <w:rPr>
          <w:rFonts w:ascii="宋体" w:hAnsi="宋体" w:hint="eastAsia"/>
          <w:kern w:val="0"/>
          <w:sz w:val="24"/>
          <w:lang w:val="en-AU"/>
        </w:rPr>
        <w:t>(10)</w:t>
      </w:r>
      <w:proofErr w:type="gramStart"/>
      <w:r>
        <w:rPr>
          <w:rFonts w:ascii="宋体" w:hAnsi="宋体" w:hint="eastAsia"/>
          <w:kern w:val="0"/>
          <w:sz w:val="24"/>
        </w:rPr>
        <w:t>个</w:t>
      </w:r>
      <w:proofErr w:type="gramEnd"/>
      <w:r>
        <w:rPr>
          <w:rFonts w:ascii="宋体" w:hAnsi="宋体" w:hint="eastAsia"/>
          <w:kern w:val="0"/>
          <w:sz w:val="24"/>
        </w:rPr>
        <w:t>工作日内获取并提供</w:t>
      </w:r>
      <w:r>
        <w:rPr>
          <w:rFonts w:ascii="宋体" w:hAnsi="宋体" w:hint="eastAsia"/>
          <w:kern w:val="0"/>
          <w:sz w:val="24"/>
        </w:rPr>
        <w:t>XXX</w:t>
      </w:r>
      <w:r>
        <w:rPr>
          <w:rFonts w:ascii="宋体" w:hAnsi="宋体" w:hint="eastAsia"/>
          <w:kern w:val="0"/>
          <w:sz w:val="24"/>
        </w:rPr>
        <w:t>公司要求的信息、数据和决定；若因实际情况需要临时变更响应时间，则由甲方和</w:t>
      </w:r>
      <w:r>
        <w:rPr>
          <w:rFonts w:ascii="宋体" w:hAnsi="宋体" w:hint="eastAsia"/>
          <w:kern w:val="0"/>
          <w:sz w:val="24"/>
        </w:rPr>
        <w:t>XXX</w:t>
      </w:r>
      <w:r>
        <w:rPr>
          <w:rFonts w:ascii="宋体" w:hAnsi="宋体" w:hint="eastAsia"/>
          <w:kern w:val="0"/>
          <w:sz w:val="24"/>
        </w:rPr>
        <w:t>公司书面协商决定。按照『交付成果接受程序』，复核</w:t>
      </w:r>
      <w:r>
        <w:rPr>
          <w:rFonts w:ascii="宋体" w:hAnsi="宋体" w:hint="eastAsia"/>
          <w:kern w:val="0"/>
          <w:sz w:val="24"/>
        </w:rPr>
        <w:t>XXX</w:t>
      </w:r>
      <w:r>
        <w:rPr>
          <w:rFonts w:ascii="宋体" w:hAnsi="宋体" w:hint="eastAsia"/>
          <w:kern w:val="0"/>
          <w:sz w:val="24"/>
        </w:rPr>
        <w:t>公司提交的交付成果；</w:t>
      </w:r>
    </w:p>
    <w:p w14:paraId="74D60E68"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如果需要，帮助解决甲方组织内的有关项目的问题和争议解决的问题；</w:t>
      </w:r>
    </w:p>
    <w:p w14:paraId="52F3A10B" w14:textId="77777777" w:rsidR="001C0629" w:rsidRDefault="00031510">
      <w:pPr>
        <w:pStyle w:val="af9"/>
        <w:widowControl/>
        <w:numPr>
          <w:ilvl w:val="0"/>
          <w:numId w:val="39"/>
        </w:numPr>
        <w:shd w:val="clear" w:color="auto" w:fill="FFFFFF"/>
        <w:spacing w:before="28" w:after="28" w:line="360" w:lineRule="auto"/>
        <w:ind w:firstLineChars="0"/>
        <w:rPr>
          <w:rFonts w:ascii="宋体" w:hAnsi="宋体"/>
          <w:kern w:val="0"/>
          <w:sz w:val="24"/>
        </w:rPr>
      </w:pPr>
      <w:r>
        <w:rPr>
          <w:rFonts w:ascii="宋体" w:hAnsi="宋体" w:hint="eastAsia"/>
          <w:kern w:val="0"/>
          <w:sz w:val="24"/>
        </w:rPr>
        <w:t>与</w:t>
      </w:r>
      <w:r>
        <w:rPr>
          <w:rFonts w:ascii="宋体" w:hAnsi="宋体" w:hint="eastAsia"/>
          <w:kern w:val="0"/>
          <w:sz w:val="24"/>
        </w:rPr>
        <w:t>XXX</w:t>
      </w:r>
      <w:r>
        <w:rPr>
          <w:rFonts w:ascii="宋体" w:hAnsi="宋体" w:hint="eastAsia"/>
          <w:kern w:val="0"/>
          <w:sz w:val="24"/>
        </w:rPr>
        <w:t>公司项目经理复核任何甲方发票或收费要求。当这些要求与</w:t>
      </w:r>
      <w:r>
        <w:rPr>
          <w:rFonts w:ascii="宋体" w:hAnsi="宋体" w:hint="eastAsia"/>
          <w:kern w:val="0"/>
          <w:sz w:val="24"/>
        </w:rPr>
        <w:t>XXX</w:t>
      </w:r>
      <w:r>
        <w:rPr>
          <w:rFonts w:ascii="宋体" w:hAnsi="宋体" w:hint="eastAsia"/>
          <w:kern w:val="0"/>
          <w:sz w:val="24"/>
        </w:rPr>
        <w:t>公司的标准发票格式或收费程序有偏差并将可能会对价格产生影响时，按照『项目变更控制程序』执行。</w:t>
      </w:r>
    </w:p>
    <w:p w14:paraId="6776072C"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项目准备</w:t>
      </w:r>
    </w:p>
    <w:p w14:paraId="35FE1D91" w14:textId="77777777" w:rsidR="001C0629" w:rsidRDefault="00031510">
      <w:pPr>
        <w:widowControl/>
        <w:shd w:val="clear" w:color="auto" w:fill="FFFFFF"/>
        <w:spacing w:before="28" w:after="28" w:line="360" w:lineRule="auto"/>
        <w:ind w:firstLine="420"/>
        <w:rPr>
          <w:rFonts w:ascii="宋体" w:hAnsi="宋体"/>
          <w:b/>
          <w:bCs/>
          <w:kern w:val="0"/>
          <w:sz w:val="24"/>
        </w:rPr>
      </w:pPr>
      <w:r>
        <w:rPr>
          <w:rFonts w:ascii="宋体" w:hAnsi="宋体" w:hint="eastAsia"/>
          <w:b/>
          <w:bCs/>
          <w:kern w:val="0"/>
          <w:sz w:val="24"/>
        </w:rPr>
        <w:t>甲方任务：</w:t>
      </w:r>
    </w:p>
    <w:p w14:paraId="70C123CE" w14:textId="77777777" w:rsidR="001C0629" w:rsidRDefault="00031510">
      <w:pPr>
        <w:pStyle w:val="af9"/>
        <w:widowControl/>
        <w:numPr>
          <w:ilvl w:val="0"/>
          <w:numId w:val="40"/>
        </w:numPr>
        <w:shd w:val="clear" w:color="auto" w:fill="FFFFFF"/>
        <w:spacing w:before="28" w:after="28" w:line="360" w:lineRule="auto"/>
        <w:ind w:firstLineChars="0"/>
        <w:rPr>
          <w:rFonts w:ascii="宋体" w:hAnsi="宋体"/>
          <w:kern w:val="0"/>
          <w:sz w:val="24"/>
        </w:rPr>
      </w:pPr>
      <w:r>
        <w:rPr>
          <w:rFonts w:ascii="宋体" w:hAnsi="宋体" w:hint="eastAsia"/>
          <w:kern w:val="0"/>
          <w:sz w:val="24"/>
        </w:rPr>
        <w:t>明确项目组成员构成、职责和纪律；</w:t>
      </w:r>
    </w:p>
    <w:p w14:paraId="3C8797C3" w14:textId="77777777" w:rsidR="001C0629" w:rsidRDefault="00031510">
      <w:pPr>
        <w:pStyle w:val="af9"/>
        <w:widowControl/>
        <w:numPr>
          <w:ilvl w:val="0"/>
          <w:numId w:val="40"/>
        </w:numPr>
        <w:shd w:val="clear" w:color="auto" w:fill="FFFFFF"/>
        <w:spacing w:before="28" w:after="28" w:line="360" w:lineRule="auto"/>
        <w:ind w:firstLineChars="0"/>
        <w:rPr>
          <w:rFonts w:ascii="宋体" w:hAnsi="宋体"/>
          <w:kern w:val="0"/>
          <w:sz w:val="24"/>
        </w:rPr>
      </w:pPr>
      <w:r>
        <w:rPr>
          <w:rFonts w:ascii="宋体" w:hAnsi="宋体" w:hint="eastAsia"/>
          <w:kern w:val="0"/>
          <w:sz w:val="24"/>
        </w:rPr>
        <w:t>组织项目小组的培训工作；</w:t>
      </w:r>
    </w:p>
    <w:p w14:paraId="38D5EC7B" w14:textId="77777777" w:rsidR="001C0629" w:rsidRDefault="00031510">
      <w:pPr>
        <w:pStyle w:val="af9"/>
        <w:widowControl/>
        <w:numPr>
          <w:ilvl w:val="0"/>
          <w:numId w:val="40"/>
        </w:numPr>
        <w:shd w:val="clear" w:color="auto" w:fill="FFFFFF"/>
        <w:spacing w:before="28" w:after="28" w:line="360" w:lineRule="auto"/>
        <w:ind w:firstLineChars="0"/>
        <w:rPr>
          <w:rFonts w:ascii="宋体" w:hAnsi="宋体"/>
          <w:kern w:val="0"/>
          <w:sz w:val="24"/>
        </w:rPr>
      </w:pPr>
      <w:r>
        <w:rPr>
          <w:rFonts w:ascii="宋体" w:hAnsi="宋体" w:hint="eastAsia"/>
          <w:kern w:val="0"/>
          <w:sz w:val="24"/>
        </w:rPr>
        <w:t>提供并介绍现有规章制度及业务的文档；</w:t>
      </w:r>
    </w:p>
    <w:p w14:paraId="01DDFFF5" w14:textId="77777777" w:rsidR="001C0629" w:rsidRDefault="00031510">
      <w:pPr>
        <w:pStyle w:val="af9"/>
        <w:widowControl/>
        <w:numPr>
          <w:ilvl w:val="0"/>
          <w:numId w:val="40"/>
        </w:numPr>
        <w:shd w:val="clear" w:color="auto" w:fill="FFFFFF"/>
        <w:spacing w:before="28" w:after="28" w:line="360" w:lineRule="auto"/>
        <w:ind w:firstLineChars="0"/>
        <w:rPr>
          <w:rFonts w:ascii="宋体" w:hAnsi="宋体"/>
          <w:kern w:val="0"/>
          <w:sz w:val="24"/>
        </w:rPr>
      </w:pPr>
      <w:r>
        <w:rPr>
          <w:rFonts w:ascii="宋体" w:hAnsi="宋体" w:hint="eastAsia"/>
          <w:kern w:val="0"/>
          <w:sz w:val="24"/>
        </w:rPr>
        <w:t>按照计划确保相关软硬件设备（开发、测试和生产）到位；</w:t>
      </w:r>
    </w:p>
    <w:p w14:paraId="3CB1023E" w14:textId="77777777" w:rsidR="001C0629" w:rsidRDefault="00031510">
      <w:pPr>
        <w:pStyle w:val="af9"/>
        <w:widowControl/>
        <w:numPr>
          <w:ilvl w:val="0"/>
          <w:numId w:val="40"/>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协助完成所需软硬件的安装和调试；</w:t>
      </w:r>
    </w:p>
    <w:p w14:paraId="6DAFCCC1" w14:textId="77777777" w:rsidR="001C0629" w:rsidRDefault="00031510">
      <w:pPr>
        <w:pStyle w:val="af9"/>
        <w:widowControl/>
        <w:numPr>
          <w:ilvl w:val="0"/>
          <w:numId w:val="40"/>
        </w:numPr>
        <w:shd w:val="clear" w:color="auto" w:fill="FFFFFF"/>
        <w:spacing w:before="28" w:after="28" w:line="360" w:lineRule="auto"/>
        <w:ind w:firstLineChars="0"/>
        <w:rPr>
          <w:rFonts w:ascii="宋体" w:hAnsi="宋体"/>
          <w:kern w:val="0"/>
          <w:sz w:val="24"/>
        </w:rPr>
      </w:pPr>
      <w:r>
        <w:rPr>
          <w:rFonts w:ascii="宋体" w:hAnsi="宋体" w:hint="eastAsia"/>
          <w:kern w:val="0"/>
          <w:sz w:val="24"/>
        </w:rPr>
        <w:t>提供项目组工作所需的场所。</w:t>
      </w:r>
    </w:p>
    <w:p w14:paraId="0C4EFCDB"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业务蓝图设计</w:t>
      </w:r>
    </w:p>
    <w:p w14:paraId="4D471109"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b/>
          <w:bCs/>
          <w:kern w:val="0"/>
          <w:sz w:val="24"/>
        </w:rPr>
        <w:t>甲方任务：</w:t>
      </w:r>
    </w:p>
    <w:p w14:paraId="3A6557F1" w14:textId="77777777" w:rsidR="001C0629" w:rsidRDefault="00031510">
      <w:pPr>
        <w:pStyle w:val="af9"/>
        <w:widowControl/>
        <w:numPr>
          <w:ilvl w:val="0"/>
          <w:numId w:val="41"/>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协助并组织业务流程设计；</w:t>
      </w:r>
    </w:p>
    <w:p w14:paraId="5CEB91F0" w14:textId="77777777" w:rsidR="001C0629" w:rsidRDefault="00031510">
      <w:pPr>
        <w:pStyle w:val="af9"/>
        <w:widowControl/>
        <w:numPr>
          <w:ilvl w:val="0"/>
          <w:numId w:val="41"/>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协助</w:t>
      </w:r>
      <w:r>
        <w:rPr>
          <w:rFonts w:ascii="宋体" w:hAnsi="宋体" w:hint="eastAsia"/>
          <w:kern w:val="0"/>
          <w:sz w:val="24"/>
        </w:rPr>
        <w:t>XXX</w:t>
      </w:r>
      <w:r>
        <w:rPr>
          <w:rFonts w:ascii="宋体" w:hAnsi="宋体" w:hint="eastAsia"/>
          <w:kern w:val="0"/>
          <w:sz w:val="24"/>
        </w:rPr>
        <w:t>公司完成业务现状调研文档；</w:t>
      </w:r>
    </w:p>
    <w:p w14:paraId="544A98C6" w14:textId="77777777" w:rsidR="001C0629" w:rsidRDefault="00031510">
      <w:pPr>
        <w:pStyle w:val="af9"/>
        <w:widowControl/>
        <w:numPr>
          <w:ilvl w:val="0"/>
          <w:numId w:val="41"/>
        </w:numPr>
        <w:shd w:val="clear" w:color="auto" w:fill="FFFFFF"/>
        <w:spacing w:before="28" w:after="28" w:line="360" w:lineRule="auto"/>
        <w:ind w:firstLineChars="0"/>
        <w:rPr>
          <w:rFonts w:ascii="宋体" w:hAnsi="宋体"/>
          <w:kern w:val="0"/>
          <w:sz w:val="24"/>
        </w:rPr>
      </w:pPr>
      <w:r>
        <w:rPr>
          <w:rFonts w:ascii="宋体" w:hAnsi="宋体" w:hint="eastAsia"/>
          <w:kern w:val="0"/>
          <w:sz w:val="24"/>
        </w:rPr>
        <w:t>协助</w:t>
      </w:r>
      <w:r>
        <w:rPr>
          <w:rFonts w:ascii="宋体" w:hAnsi="宋体" w:hint="eastAsia"/>
          <w:kern w:val="0"/>
          <w:sz w:val="24"/>
        </w:rPr>
        <w:t>XXX</w:t>
      </w:r>
      <w:r>
        <w:rPr>
          <w:rFonts w:ascii="宋体" w:hAnsi="宋体" w:hint="eastAsia"/>
          <w:kern w:val="0"/>
          <w:sz w:val="24"/>
        </w:rPr>
        <w:t>公司完成未来业务流程设计文档；</w:t>
      </w:r>
    </w:p>
    <w:p w14:paraId="4CD3D60C"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bookmarkStart w:id="317" w:name="_Toc184659126"/>
      <w:bookmarkStart w:id="318" w:name="_Toc184436510"/>
      <w:bookmarkStart w:id="319" w:name="_Toc511057535"/>
      <w:bookmarkStart w:id="320" w:name="_Toc184450484"/>
      <w:bookmarkStart w:id="321" w:name="_Toc184436508"/>
      <w:bookmarkStart w:id="322" w:name="_Toc184436507"/>
      <w:bookmarkStart w:id="323" w:name="_Toc184450483"/>
      <w:bookmarkStart w:id="324" w:name="_Toc184450485"/>
      <w:bookmarkStart w:id="325" w:name="_Toc184659124"/>
      <w:bookmarkStart w:id="326" w:name="_Toc184450480"/>
      <w:bookmarkStart w:id="327" w:name="_Toc184450482"/>
      <w:bookmarkStart w:id="328" w:name="_Toc184443250"/>
      <w:bookmarkStart w:id="329" w:name="_Toc184436504"/>
      <w:bookmarkStart w:id="330" w:name="_Toc184443249"/>
      <w:bookmarkStart w:id="331" w:name="_Toc184443251"/>
      <w:bookmarkStart w:id="332" w:name="_Toc184436509"/>
      <w:bookmarkStart w:id="333" w:name="_Toc184659130"/>
      <w:bookmarkStart w:id="334" w:name="_Toc184659128"/>
      <w:bookmarkStart w:id="335" w:name="_Toc184659129"/>
      <w:bookmarkStart w:id="336" w:name="_Toc184659127"/>
      <w:bookmarkStart w:id="337" w:name="_Toc184450486"/>
      <w:bookmarkStart w:id="338" w:name="_Toc184443252"/>
      <w:bookmarkStart w:id="339" w:name="_Toc184443247"/>
      <w:bookmarkStart w:id="340" w:name="_Toc184436506"/>
      <w:bookmarkStart w:id="341" w:name="_Toc184443253"/>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r>
        <w:rPr>
          <w:rFonts w:ascii="宋体" w:hAnsi="宋体" w:cs="宋体"/>
          <w:b/>
          <w:kern w:val="0"/>
          <w:sz w:val="24"/>
        </w:rPr>
        <w:t>系统实现</w:t>
      </w:r>
    </w:p>
    <w:p w14:paraId="75C75655"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b/>
          <w:bCs/>
          <w:kern w:val="0"/>
          <w:sz w:val="24"/>
        </w:rPr>
        <w:lastRenderedPageBreak/>
        <w:t>甲方任务：</w:t>
      </w:r>
    </w:p>
    <w:p w14:paraId="7B48021F"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公司项目经理指导下，学习</w:t>
      </w:r>
      <w:r>
        <w:rPr>
          <w:rFonts w:ascii="宋体" w:hAnsi="宋体" w:hint="eastAsia"/>
          <w:kern w:val="0"/>
          <w:sz w:val="24"/>
        </w:rPr>
        <w:t>X</w:t>
      </w:r>
      <w:r>
        <w:rPr>
          <w:rFonts w:ascii="宋体" w:hAnsi="宋体"/>
          <w:kern w:val="0"/>
          <w:sz w:val="24"/>
        </w:rPr>
        <w:t>XX</w:t>
      </w:r>
      <w:r>
        <w:rPr>
          <w:rFonts w:ascii="宋体" w:hAnsi="宋体" w:hint="eastAsia"/>
          <w:kern w:val="0"/>
          <w:sz w:val="24"/>
        </w:rPr>
        <w:t>系统配置技能；</w:t>
      </w:r>
    </w:p>
    <w:p w14:paraId="14865A39"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公司的指导和协助下提供用于单元测试的测试脚本；</w:t>
      </w:r>
    </w:p>
    <w:p w14:paraId="013FF309"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组织关键用户进行单元测试；</w:t>
      </w:r>
    </w:p>
    <w:p w14:paraId="0D5B47D6"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参与完成单元测试报告；</w:t>
      </w:r>
    </w:p>
    <w:p w14:paraId="01DF8CA0"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公司的指导和协助下组织关键用户进行集成测试；</w:t>
      </w:r>
    </w:p>
    <w:p w14:paraId="782297B9"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参与完成集成测试报告；</w:t>
      </w:r>
    </w:p>
    <w:p w14:paraId="6223823D"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负责与第三方厂商的协调</w:t>
      </w:r>
      <w:r>
        <w:rPr>
          <w:rFonts w:ascii="宋体" w:hAnsi="宋体" w:hint="eastAsia"/>
          <w:kern w:val="0"/>
          <w:sz w:val="24"/>
          <w:lang w:val="en-AU"/>
        </w:rPr>
        <w:t>;</w:t>
      </w:r>
    </w:p>
    <w:p w14:paraId="07485839"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公司辅导下，完成最终用户操作手册；</w:t>
      </w:r>
    </w:p>
    <w:p w14:paraId="7D6D320F" w14:textId="77777777" w:rsidR="001C0629" w:rsidRDefault="00031510">
      <w:pPr>
        <w:pStyle w:val="af9"/>
        <w:widowControl/>
        <w:numPr>
          <w:ilvl w:val="0"/>
          <w:numId w:val="42"/>
        </w:numPr>
        <w:shd w:val="clear" w:color="auto" w:fill="FFFFFF"/>
        <w:spacing w:before="28" w:after="28" w:line="360" w:lineRule="auto"/>
        <w:ind w:firstLineChars="0"/>
        <w:rPr>
          <w:rFonts w:ascii="宋体" w:hAnsi="宋体"/>
          <w:kern w:val="0"/>
          <w:sz w:val="24"/>
        </w:rPr>
      </w:pPr>
      <w:r>
        <w:rPr>
          <w:rFonts w:ascii="宋体" w:hAnsi="宋体" w:hint="eastAsia"/>
          <w:kern w:val="0"/>
          <w:sz w:val="24"/>
        </w:rPr>
        <w:t>确保相关硬件和网络到位，并符合系统上线的需要。</w:t>
      </w:r>
    </w:p>
    <w:p w14:paraId="612661DB"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最后准备及系统上线</w:t>
      </w:r>
    </w:p>
    <w:p w14:paraId="18850ADE"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b/>
          <w:bCs/>
          <w:kern w:val="0"/>
          <w:sz w:val="24"/>
        </w:rPr>
        <w:t>甲方任务：</w:t>
      </w:r>
    </w:p>
    <w:p w14:paraId="42FEA73D" w14:textId="77777777" w:rsidR="001C0629" w:rsidRDefault="00031510">
      <w:pPr>
        <w:pStyle w:val="af9"/>
        <w:widowControl/>
        <w:numPr>
          <w:ilvl w:val="0"/>
          <w:numId w:val="43"/>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公司的指导及协助下，及时准确地进行历史数据收集准备；</w:t>
      </w:r>
    </w:p>
    <w:p w14:paraId="3E6298AA" w14:textId="77777777" w:rsidR="001C0629" w:rsidRDefault="00031510">
      <w:pPr>
        <w:pStyle w:val="af9"/>
        <w:widowControl/>
        <w:numPr>
          <w:ilvl w:val="0"/>
          <w:numId w:val="43"/>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公司的指导及协助下进行数据移植；</w:t>
      </w:r>
    </w:p>
    <w:p w14:paraId="678792DD" w14:textId="77777777" w:rsidR="001C0629" w:rsidRDefault="00031510">
      <w:pPr>
        <w:pStyle w:val="af9"/>
        <w:widowControl/>
        <w:numPr>
          <w:ilvl w:val="0"/>
          <w:numId w:val="43"/>
        </w:numPr>
        <w:shd w:val="clear" w:color="auto" w:fill="FFFFFF"/>
        <w:spacing w:before="28" w:after="28" w:line="360" w:lineRule="auto"/>
        <w:ind w:firstLineChars="0"/>
        <w:rPr>
          <w:rFonts w:ascii="宋体" w:hAnsi="宋体"/>
          <w:kern w:val="0"/>
          <w:sz w:val="24"/>
        </w:rPr>
      </w:pPr>
      <w:r>
        <w:rPr>
          <w:rFonts w:ascii="宋体" w:hAnsi="宋体" w:hint="eastAsia"/>
          <w:kern w:val="0"/>
          <w:sz w:val="24"/>
        </w:rPr>
        <w:t>完成最终用户的周期性培训；</w:t>
      </w:r>
    </w:p>
    <w:p w14:paraId="571A11B5" w14:textId="77777777" w:rsidR="001C0629" w:rsidRDefault="00031510">
      <w:pPr>
        <w:pStyle w:val="af9"/>
        <w:widowControl/>
        <w:numPr>
          <w:ilvl w:val="0"/>
          <w:numId w:val="43"/>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公司的指导和协助</w:t>
      </w:r>
      <w:proofErr w:type="gramStart"/>
      <w:r>
        <w:rPr>
          <w:rFonts w:ascii="宋体" w:hAnsi="宋体" w:hint="eastAsia"/>
          <w:kern w:val="0"/>
          <w:sz w:val="24"/>
        </w:rPr>
        <w:t>下明确</w:t>
      </w:r>
      <w:proofErr w:type="gramEnd"/>
      <w:r>
        <w:rPr>
          <w:rFonts w:ascii="宋体" w:hAnsi="宋体" w:hint="eastAsia"/>
          <w:kern w:val="0"/>
          <w:sz w:val="24"/>
        </w:rPr>
        <w:t>用户权限与确保系统管理的安全性；</w:t>
      </w:r>
    </w:p>
    <w:p w14:paraId="1E263C66"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r>
        <w:rPr>
          <w:rFonts w:ascii="宋体" w:hAnsi="宋体" w:cs="宋体"/>
          <w:b/>
          <w:kern w:val="0"/>
          <w:sz w:val="24"/>
        </w:rPr>
        <w:t>系统上线后支持</w:t>
      </w:r>
    </w:p>
    <w:p w14:paraId="3BE7E142"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b/>
          <w:bCs/>
          <w:kern w:val="0"/>
          <w:sz w:val="24"/>
        </w:rPr>
        <w:t>甲方任务：</w:t>
      </w:r>
    </w:p>
    <w:p w14:paraId="49B97066" w14:textId="77777777" w:rsidR="001C0629" w:rsidRDefault="00031510">
      <w:pPr>
        <w:pStyle w:val="af9"/>
        <w:widowControl/>
        <w:numPr>
          <w:ilvl w:val="0"/>
          <w:numId w:val="44"/>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公司协助下，按照系统业务流程进行处理准备；</w:t>
      </w:r>
    </w:p>
    <w:p w14:paraId="6A19E792" w14:textId="77777777" w:rsidR="001C0629" w:rsidRDefault="00031510">
      <w:pPr>
        <w:pStyle w:val="af9"/>
        <w:widowControl/>
        <w:numPr>
          <w:ilvl w:val="0"/>
          <w:numId w:val="44"/>
        </w:numPr>
        <w:shd w:val="clear" w:color="auto" w:fill="FFFFFF"/>
        <w:spacing w:before="28" w:after="28" w:line="360" w:lineRule="auto"/>
        <w:ind w:firstLineChars="0"/>
        <w:rPr>
          <w:rFonts w:ascii="宋体" w:hAnsi="宋体"/>
          <w:kern w:val="0"/>
          <w:sz w:val="24"/>
        </w:rPr>
      </w:pPr>
      <w:r>
        <w:rPr>
          <w:rFonts w:ascii="宋体" w:hAnsi="宋体" w:hint="eastAsia"/>
          <w:kern w:val="0"/>
          <w:sz w:val="24"/>
        </w:rPr>
        <w:t>在</w:t>
      </w:r>
      <w:r>
        <w:rPr>
          <w:rFonts w:ascii="宋体" w:hAnsi="宋体" w:hint="eastAsia"/>
          <w:kern w:val="0"/>
          <w:sz w:val="24"/>
        </w:rPr>
        <w:t>XXX</w:t>
      </w:r>
      <w:r>
        <w:rPr>
          <w:rFonts w:ascii="宋体" w:hAnsi="宋体" w:hint="eastAsia"/>
          <w:kern w:val="0"/>
          <w:sz w:val="24"/>
        </w:rPr>
        <w:t>公司的指导及协助下进行处理。</w:t>
      </w:r>
    </w:p>
    <w:p w14:paraId="7ED5C92A" w14:textId="77777777" w:rsidR="001C0629" w:rsidRDefault="00031510">
      <w:pPr>
        <w:pStyle w:val="af9"/>
        <w:widowControl/>
        <w:numPr>
          <w:ilvl w:val="0"/>
          <w:numId w:val="38"/>
        </w:numPr>
        <w:spacing w:before="100" w:beforeAutospacing="1" w:after="100" w:afterAutospacing="1" w:line="360" w:lineRule="auto"/>
        <w:ind w:firstLineChars="0"/>
        <w:jc w:val="left"/>
        <w:rPr>
          <w:rFonts w:ascii="宋体" w:hAnsi="宋体" w:cs="宋体"/>
          <w:b/>
          <w:kern w:val="0"/>
          <w:sz w:val="24"/>
        </w:rPr>
      </w:pPr>
      <w:bookmarkStart w:id="342" w:name="_Toc184450494"/>
      <w:bookmarkStart w:id="343" w:name="_Toc184450492"/>
      <w:bookmarkStart w:id="344" w:name="_Toc184659135"/>
      <w:bookmarkStart w:id="345" w:name="_Toc184443258"/>
      <w:bookmarkStart w:id="346" w:name="_Toc184436516"/>
      <w:bookmarkStart w:id="347" w:name="_Toc184436518"/>
      <w:bookmarkStart w:id="348" w:name="_Toc184443260"/>
      <w:bookmarkStart w:id="349" w:name="_Toc184436517"/>
      <w:bookmarkStart w:id="350" w:name="_Toc184659137"/>
      <w:bookmarkStart w:id="351" w:name="_Toc184659138"/>
      <w:bookmarkStart w:id="352" w:name="_Toc184443261"/>
      <w:bookmarkStart w:id="353" w:name="_Toc511057538"/>
      <w:bookmarkStart w:id="354" w:name="_Toc184450491"/>
      <w:bookmarkStart w:id="355" w:name="_Toc184436515"/>
      <w:bookmarkStart w:id="356" w:name="_Toc184443259"/>
      <w:bookmarkStart w:id="357" w:name="_Toc184659136"/>
      <w:bookmarkStart w:id="358" w:name="_Toc184450493"/>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r>
        <w:rPr>
          <w:rFonts w:ascii="宋体" w:hAnsi="宋体" w:cs="宋体" w:hint="eastAsia"/>
          <w:b/>
          <w:kern w:val="0"/>
          <w:sz w:val="24"/>
        </w:rPr>
        <w:t>甲方</w:t>
      </w:r>
      <w:r>
        <w:rPr>
          <w:rFonts w:ascii="宋体" w:hAnsi="宋体" w:cs="宋体"/>
          <w:b/>
          <w:kern w:val="0"/>
          <w:sz w:val="24"/>
        </w:rPr>
        <w:t>的其他责任</w:t>
      </w:r>
    </w:p>
    <w:p w14:paraId="6A935D7F" w14:textId="77777777" w:rsidR="001C0629" w:rsidRDefault="00031510">
      <w:pPr>
        <w:pStyle w:val="af9"/>
        <w:widowControl/>
        <w:numPr>
          <w:ilvl w:val="0"/>
          <w:numId w:val="45"/>
        </w:numPr>
        <w:shd w:val="clear" w:color="auto" w:fill="FFFFFF"/>
        <w:spacing w:before="28" w:after="28" w:line="360" w:lineRule="auto"/>
        <w:ind w:firstLineChars="0"/>
        <w:rPr>
          <w:rFonts w:ascii="宋体" w:hAnsi="宋体"/>
          <w:kern w:val="0"/>
          <w:sz w:val="24"/>
        </w:rPr>
      </w:pPr>
      <w:r>
        <w:rPr>
          <w:rFonts w:ascii="宋体" w:hAnsi="宋体" w:hint="eastAsia"/>
          <w:kern w:val="0"/>
          <w:sz w:val="24"/>
        </w:rPr>
        <w:t>确保在</w:t>
      </w:r>
      <w:r>
        <w:rPr>
          <w:rFonts w:ascii="宋体" w:hAnsi="宋体" w:hint="eastAsia"/>
          <w:kern w:val="0"/>
          <w:sz w:val="24"/>
        </w:rPr>
        <w:t>XXX</w:t>
      </w:r>
      <w:r>
        <w:rPr>
          <w:rFonts w:ascii="宋体" w:hAnsi="宋体" w:hint="eastAsia"/>
          <w:kern w:val="0"/>
          <w:sz w:val="24"/>
        </w:rPr>
        <w:t>公司提出合理要求时，其员工可以提供有关的协助，经甲方公司书面</w:t>
      </w:r>
      <w:r>
        <w:rPr>
          <w:rFonts w:ascii="宋体" w:hAnsi="宋体" w:hint="eastAsia"/>
          <w:kern w:val="0"/>
          <w:sz w:val="24"/>
        </w:rPr>
        <w:t>/</w:t>
      </w:r>
      <w:r>
        <w:rPr>
          <w:rFonts w:ascii="宋体" w:hAnsi="宋体" w:hint="eastAsia"/>
          <w:kern w:val="0"/>
          <w:sz w:val="24"/>
        </w:rPr>
        <w:t>邮件确认可以时，项目组可以甲方公司同意的方式</w:t>
      </w:r>
      <w:proofErr w:type="gramStart"/>
      <w:r>
        <w:rPr>
          <w:rFonts w:ascii="宋体" w:hAnsi="宋体" w:hint="eastAsia"/>
          <w:kern w:val="0"/>
          <w:sz w:val="24"/>
        </w:rPr>
        <w:t>合理访问</w:t>
      </w:r>
      <w:proofErr w:type="gramEnd"/>
      <w:r>
        <w:rPr>
          <w:rFonts w:ascii="宋体" w:hAnsi="宋体" w:hint="eastAsia"/>
          <w:kern w:val="0"/>
          <w:sz w:val="24"/>
        </w:rPr>
        <w:t>甲方的高级管理人员以及其任何相关员工，使</w:t>
      </w:r>
      <w:r>
        <w:rPr>
          <w:rFonts w:ascii="宋体" w:hAnsi="宋体" w:hint="eastAsia"/>
          <w:kern w:val="0"/>
          <w:sz w:val="24"/>
        </w:rPr>
        <w:t>XXX</w:t>
      </w:r>
      <w:r>
        <w:rPr>
          <w:rFonts w:ascii="宋体" w:hAnsi="宋体" w:hint="eastAsia"/>
          <w:kern w:val="0"/>
          <w:sz w:val="24"/>
        </w:rPr>
        <w:t>公司可以执行和提供服务。</w:t>
      </w:r>
    </w:p>
    <w:p w14:paraId="3276BA1D" w14:textId="77777777" w:rsidR="001C0629" w:rsidRDefault="00031510">
      <w:pPr>
        <w:pStyle w:val="af9"/>
        <w:widowControl/>
        <w:numPr>
          <w:ilvl w:val="0"/>
          <w:numId w:val="45"/>
        </w:numPr>
        <w:shd w:val="clear" w:color="auto" w:fill="FFFFFF"/>
        <w:spacing w:before="28" w:after="28" w:line="360" w:lineRule="auto"/>
        <w:ind w:firstLineChars="0"/>
        <w:rPr>
          <w:rFonts w:ascii="宋体" w:hAnsi="宋体"/>
          <w:kern w:val="0"/>
          <w:sz w:val="24"/>
        </w:rPr>
      </w:pPr>
      <w:r>
        <w:rPr>
          <w:rFonts w:ascii="宋体" w:hAnsi="宋体" w:hint="eastAsia"/>
          <w:kern w:val="0"/>
          <w:sz w:val="24"/>
        </w:rPr>
        <w:lastRenderedPageBreak/>
        <w:t>提供所有必需的合理信息和资料，使</w:t>
      </w:r>
      <w:r>
        <w:rPr>
          <w:rFonts w:ascii="宋体" w:hAnsi="宋体" w:hint="eastAsia"/>
          <w:kern w:val="0"/>
          <w:sz w:val="24"/>
        </w:rPr>
        <w:t>XXX</w:t>
      </w:r>
      <w:r>
        <w:rPr>
          <w:rFonts w:ascii="宋体" w:hAnsi="宋体" w:hint="eastAsia"/>
          <w:kern w:val="0"/>
          <w:sz w:val="24"/>
        </w:rPr>
        <w:t>公司可以执行和提供服务。如在项目实施过程中因甲方所提供的信息和资料存在失真、缺损、不准确，而导致</w:t>
      </w:r>
      <w:r>
        <w:rPr>
          <w:rFonts w:ascii="宋体" w:hAnsi="宋体" w:hint="eastAsia"/>
          <w:kern w:val="0"/>
          <w:sz w:val="24"/>
        </w:rPr>
        <w:t>XXX</w:t>
      </w:r>
      <w:r>
        <w:rPr>
          <w:rFonts w:ascii="宋体" w:hAnsi="宋体" w:hint="eastAsia"/>
          <w:kern w:val="0"/>
          <w:sz w:val="24"/>
        </w:rPr>
        <w:t>公司服务中的出现损失、损坏或不足，</w:t>
      </w:r>
      <w:r>
        <w:rPr>
          <w:rFonts w:ascii="宋体" w:hAnsi="宋体" w:hint="eastAsia"/>
          <w:kern w:val="0"/>
          <w:sz w:val="24"/>
        </w:rPr>
        <w:t>XXX</w:t>
      </w:r>
      <w:r>
        <w:rPr>
          <w:rFonts w:ascii="宋体" w:hAnsi="宋体" w:hint="eastAsia"/>
          <w:kern w:val="0"/>
          <w:sz w:val="24"/>
        </w:rPr>
        <w:t>公司有责任协助甲方予以解决。</w:t>
      </w:r>
    </w:p>
    <w:p w14:paraId="0FCEB05F" w14:textId="77777777" w:rsidR="001C0629" w:rsidRDefault="00031510">
      <w:pPr>
        <w:pStyle w:val="af9"/>
        <w:widowControl/>
        <w:numPr>
          <w:ilvl w:val="0"/>
          <w:numId w:val="45"/>
        </w:numPr>
        <w:shd w:val="clear" w:color="auto" w:fill="FFFFFF"/>
        <w:spacing w:before="28" w:after="28" w:line="360" w:lineRule="auto"/>
        <w:ind w:firstLineChars="0"/>
        <w:rPr>
          <w:rFonts w:ascii="宋体" w:hAnsi="宋体"/>
          <w:kern w:val="0"/>
          <w:sz w:val="24"/>
        </w:rPr>
      </w:pPr>
      <w:r>
        <w:rPr>
          <w:rFonts w:ascii="宋体" w:hAnsi="宋体" w:hint="eastAsia"/>
          <w:kern w:val="0"/>
          <w:sz w:val="24"/>
        </w:rPr>
        <w:t>做出对解决方案和技术体系结构的最终选择。</w:t>
      </w:r>
    </w:p>
    <w:p w14:paraId="0750EB15" w14:textId="77777777" w:rsidR="001C0629" w:rsidRDefault="00031510">
      <w:pPr>
        <w:pStyle w:val="af9"/>
        <w:widowControl/>
        <w:numPr>
          <w:ilvl w:val="0"/>
          <w:numId w:val="26"/>
        </w:numPr>
        <w:spacing w:beforeAutospacing="1" w:afterAutospacing="1" w:line="360" w:lineRule="auto"/>
        <w:ind w:firstLineChars="0"/>
        <w:jc w:val="left"/>
        <w:outlineLvl w:val="3"/>
        <w:rPr>
          <w:rFonts w:ascii="宋体" w:hAnsi="宋体"/>
          <w:b/>
          <w:kern w:val="0"/>
          <w:sz w:val="24"/>
        </w:rPr>
      </w:pPr>
      <w:r>
        <w:rPr>
          <w:rFonts w:ascii="宋体" w:hAnsi="宋体"/>
          <w:b/>
          <w:kern w:val="0"/>
          <w:sz w:val="24"/>
        </w:rPr>
        <w:t>数据文件内容和安全</w:t>
      </w:r>
    </w:p>
    <w:p w14:paraId="46572B71"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highlight w:val="yellow"/>
        </w:rPr>
        <w:t>XXX</w:t>
      </w:r>
      <w:r>
        <w:rPr>
          <w:rFonts w:ascii="宋体" w:hAnsi="宋体" w:hint="eastAsia"/>
          <w:kern w:val="0"/>
          <w:sz w:val="24"/>
          <w:highlight w:val="yellow"/>
        </w:rPr>
        <w:t>公司</w:t>
      </w:r>
      <w:commentRangeStart w:id="359"/>
      <w:r>
        <w:rPr>
          <w:rFonts w:ascii="宋体" w:hAnsi="宋体" w:hint="eastAsia"/>
          <w:kern w:val="0"/>
          <w:sz w:val="24"/>
        </w:rPr>
        <w:t>负责任何数据文件的实际内容，选择和监控数据的访问</w:t>
      </w:r>
      <w:r>
        <w:rPr>
          <w:rFonts w:ascii="宋体" w:hAnsi="宋体" w:hint="eastAsia"/>
          <w:kern w:val="0"/>
          <w:sz w:val="24"/>
        </w:rPr>
        <w:t>,</w:t>
      </w:r>
      <w:r>
        <w:rPr>
          <w:rFonts w:ascii="宋体" w:hAnsi="宋体" w:hint="eastAsia"/>
          <w:kern w:val="0"/>
          <w:sz w:val="24"/>
        </w:rPr>
        <w:t>使用及存储的安全。</w:t>
      </w:r>
      <w:commentRangeEnd w:id="359"/>
      <w:r>
        <w:rPr>
          <w:rStyle w:val="af7"/>
        </w:rPr>
        <w:commentReference w:id="359"/>
      </w:r>
    </w:p>
    <w:p w14:paraId="0B64A18E" w14:textId="77777777" w:rsidR="001C0629" w:rsidRDefault="00031510">
      <w:pPr>
        <w:widowControl/>
        <w:numPr>
          <w:ilvl w:val="0"/>
          <w:numId w:val="25"/>
        </w:numPr>
        <w:spacing w:before="100" w:beforeAutospacing="1" w:after="100" w:afterAutospacing="1"/>
        <w:ind w:left="0" w:firstLine="0"/>
        <w:jc w:val="left"/>
        <w:outlineLvl w:val="1"/>
        <w:rPr>
          <w:rFonts w:ascii="宋体" w:hAnsi="宋体"/>
          <w:b/>
          <w:kern w:val="0"/>
          <w:sz w:val="24"/>
        </w:rPr>
      </w:pPr>
      <w:bookmarkStart w:id="360" w:name="_Toc97624605"/>
      <w:bookmarkStart w:id="361" w:name="_Toc135123341"/>
      <w:r>
        <w:rPr>
          <w:rFonts w:ascii="宋体" w:hAnsi="宋体"/>
          <w:b/>
          <w:kern w:val="0"/>
          <w:sz w:val="24"/>
        </w:rPr>
        <w:t>项目计划</w:t>
      </w:r>
      <w:bookmarkEnd w:id="360"/>
      <w:bookmarkEnd w:id="361"/>
    </w:p>
    <w:p w14:paraId="2E9679DD" w14:textId="77777777" w:rsidR="001C0629" w:rsidRDefault="00031510">
      <w:pPr>
        <w:widowControl/>
        <w:shd w:val="clear" w:color="auto" w:fill="FFFFFF"/>
        <w:spacing w:line="360" w:lineRule="auto"/>
        <w:ind w:firstLine="400"/>
        <w:rPr>
          <w:rFonts w:ascii="宋体" w:hAnsi="宋体" w:cs="Arial"/>
          <w:kern w:val="0"/>
          <w:sz w:val="24"/>
        </w:rPr>
      </w:pPr>
      <w:r>
        <w:rPr>
          <w:rFonts w:ascii="宋体" w:hAnsi="宋体" w:cs="Arial" w:hint="eastAsia"/>
          <w:kern w:val="0"/>
          <w:sz w:val="24"/>
        </w:rPr>
        <w:t>预计服务期限由</w:t>
      </w:r>
      <w:r>
        <w:rPr>
          <w:rFonts w:ascii="宋体" w:hAnsi="宋体"/>
          <w:kern w:val="0"/>
          <w:sz w:val="24"/>
          <w:highlight w:val="yellow"/>
          <w:u w:val="single"/>
        </w:rPr>
        <w:t>XXXX</w:t>
      </w:r>
      <w:r>
        <w:rPr>
          <w:rFonts w:ascii="宋体" w:hAnsi="宋体" w:cs="Arial" w:hint="eastAsia"/>
          <w:kern w:val="0"/>
          <w:sz w:val="24"/>
          <w:highlight w:val="yellow"/>
        </w:rPr>
        <w:t>年</w:t>
      </w:r>
      <w:r>
        <w:rPr>
          <w:rFonts w:ascii="宋体" w:hAnsi="宋体"/>
          <w:kern w:val="0"/>
          <w:sz w:val="24"/>
          <w:highlight w:val="yellow"/>
          <w:u w:val="single"/>
        </w:rPr>
        <w:t> XX </w:t>
      </w:r>
      <w:r>
        <w:rPr>
          <w:rFonts w:ascii="宋体" w:hAnsi="宋体" w:cs="Arial" w:hint="eastAsia"/>
          <w:kern w:val="0"/>
          <w:sz w:val="24"/>
          <w:highlight w:val="yellow"/>
        </w:rPr>
        <w:t>月至</w:t>
      </w:r>
      <w:r>
        <w:rPr>
          <w:rFonts w:ascii="宋体" w:hAnsi="宋体"/>
          <w:kern w:val="0"/>
          <w:sz w:val="24"/>
          <w:highlight w:val="yellow"/>
          <w:u w:val="single"/>
        </w:rPr>
        <w:t>XXXX </w:t>
      </w:r>
      <w:r>
        <w:rPr>
          <w:rFonts w:ascii="宋体" w:hAnsi="宋体" w:cs="Arial" w:hint="eastAsia"/>
          <w:kern w:val="0"/>
          <w:sz w:val="24"/>
          <w:highlight w:val="yellow"/>
        </w:rPr>
        <w:t>年</w:t>
      </w:r>
      <w:r>
        <w:rPr>
          <w:rFonts w:ascii="宋体" w:hAnsi="宋体"/>
          <w:kern w:val="0"/>
          <w:sz w:val="24"/>
          <w:highlight w:val="yellow"/>
          <w:u w:val="single"/>
        </w:rPr>
        <w:t> XX</w:t>
      </w:r>
      <w:r>
        <w:rPr>
          <w:rFonts w:ascii="宋体" w:hAnsi="宋体" w:cs="Arial" w:hint="eastAsia"/>
          <w:kern w:val="0"/>
          <w:sz w:val="24"/>
        </w:rPr>
        <w:t>月。</w:t>
      </w:r>
    </w:p>
    <w:p w14:paraId="5DCDCC61" w14:textId="77777777" w:rsidR="001C0629" w:rsidRDefault="00031510">
      <w:pPr>
        <w:widowControl/>
        <w:shd w:val="clear" w:color="auto" w:fill="FFFFFF"/>
        <w:spacing w:line="360" w:lineRule="auto"/>
        <w:ind w:firstLine="400"/>
        <w:rPr>
          <w:rFonts w:ascii="宋体" w:hAnsi="宋体" w:cs="Arial"/>
          <w:kern w:val="0"/>
          <w:sz w:val="24"/>
        </w:rPr>
      </w:pPr>
      <w:r>
        <w:rPr>
          <w:rFonts w:ascii="宋体" w:hAnsi="宋体" w:cs="Arial" w:hint="eastAsia"/>
          <w:kern w:val="0"/>
          <w:sz w:val="24"/>
        </w:rPr>
        <w:t>系统实施完成并验收后，服务期限到期时本工作说明书的履行自动终止。</w:t>
      </w:r>
    </w:p>
    <w:p w14:paraId="3B268ED0" w14:textId="77777777" w:rsidR="001C0629" w:rsidRDefault="00031510">
      <w:pPr>
        <w:widowControl/>
        <w:shd w:val="clear" w:color="auto" w:fill="FFFFFF"/>
        <w:spacing w:before="120" w:after="100" w:afterAutospacing="1" w:line="360" w:lineRule="auto"/>
        <w:ind w:firstLine="480"/>
        <w:rPr>
          <w:rFonts w:ascii="宋体" w:hAnsi="宋体" w:cs="Lucida Grande"/>
          <w:kern w:val="0"/>
          <w:sz w:val="24"/>
        </w:rPr>
      </w:pPr>
      <w:commentRangeStart w:id="362"/>
      <w:r>
        <w:rPr>
          <w:rFonts w:ascii="宋体" w:hAnsi="宋体" w:cs="Lucida Grande"/>
          <w:kern w:val="0"/>
          <w:sz w:val="24"/>
        </w:rPr>
        <w:t>上线后</w:t>
      </w:r>
      <w:r>
        <w:rPr>
          <w:rFonts w:ascii="宋体" w:hAnsi="宋体" w:cs="Lucida Grande" w:hint="eastAsia"/>
          <w:kern w:val="0"/>
          <w:sz w:val="24"/>
        </w:rPr>
        <w:t>【</w:t>
      </w:r>
      <w:r>
        <w:rPr>
          <w:rFonts w:ascii="宋体" w:hAnsi="宋体"/>
          <w:kern w:val="0"/>
          <w:sz w:val="24"/>
        </w:rPr>
        <w:t>1</w:t>
      </w:r>
      <w:r>
        <w:rPr>
          <w:rFonts w:ascii="宋体" w:hAnsi="宋体" w:hint="eastAsia"/>
          <w:kern w:val="0"/>
          <w:sz w:val="24"/>
        </w:rPr>
        <w:t>】</w:t>
      </w:r>
      <w:proofErr w:type="gramStart"/>
      <w:r>
        <w:rPr>
          <w:rFonts w:ascii="宋体" w:hAnsi="宋体" w:cs="Lucida Grande"/>
          <w:kern w:val="0"/>
          <w:sz w:val="24"/>
        </w:rPr>
        <w:t>个月现场</w:t>
      </w:r>
      <w:proofErr w:type="gramEnd"/>
      <w:r>
        <w:rPr>
          <w:rFonts w:ascii="宋体" w:hAnsi="宋体" w:cs="Lucida Grande"/>
          <w:kern w:val="0"/>
          <w:sz w:val="24"/>
        </w:rPr>
        <w:t>支持</w:t>
      </w:r>
      <w:commentRangeEnd w:id="362"/>
      <w:r>
        <w:rPr>
          <w:rStyle w:val="af7"/>
        </w:rPr>
        <w:commentReference w:id="362"/>
      </w:r>
      <w:r>
        <w:rPr>
          <w:rFonts w:ascii="宋体" w:hAnsi="宋体" w:cs="Lucida Grande"/>
          <w:kern w:val="0"/>
          <w:sz w:val="24"/>
        </w:rPr>
        <w:t>结束以后，如还需长期现场支持，双方另外协商相关费用。</w:t>
      </w:r>
    </w:p>
    <w:p w14:paraId="5C8EF49D" w14:textId="77777777" w:rsidR="001C0629" w:rsidRDefault="00031510">
      <w:pPr>
        <w:widowControl/>
        <w:numPr>
          <w:ilvl w:val="0"/>
          <w:numId w:val="25"/>
        </w:numPr>
        <w:spacing w:before="100" w:beforeAutospacing="1" w:after="100" w:afterAutospacing="1"/>
        <w:ind w:left="0" w:firstLine="0"/>
        <w:jc w:val="left"/>
        <w:outlineLvl w:val="1"/>
        <w:rPr>
          <w:rFonts w:ascii="宋体" w:hAnsi="宋体"/>
          <w:b/>
          <w:kern w:val="0"/>
          <w:sz w:val="24"/>
        </w:rPr>
      </w:pPr>
      <w:bookmarkStart w:id="363" w:name="OLE_LINK1"/>
      <w:bookmarkStart w:id="364" w:name="_Toc97624606"/>
      <w:bookmarkStart w:id="365" w:name="OLE_LINK2"/>
      <w:bookmarkStart w:id="366" w:name="_Toc135123342"/>
      <w:bookmarkEnd w:id="363"/>
      <w:r>
        <w:rPr>
          <w:rFonts w:ascii="宋体" w:hAnsi="宋体"/>
          <w:b/>
          <w:kern w:val="0"/>
          <w:sz w:val="24"/>
        </w:rPr>
        <w:t>项目组织架构与职责</w:t>
      </w:r>
      <w:bookmarkEnd w:id="364"/>
      <w:bookmarkEnd w:id="365"/>
      <w:bookmarkEnd w:id="366"/>
    </w:p>
    <w:p w14:paraId="734B2192" w14:textId="77777777" w:rsidR="001C0629" w:rsidRDefault="00031510">
      <w:pPr>
        <w:widowControl/>
        <w:shd w:val="clear" w:color="auto" w:fill="FFFFFF"/>
        <w:spacing w:after="120" w:line="360" w:lineRule="auto"/>
        <w:ind w:left="576"/>
        <w:rPr>
          <w:rFonts w:ascii="宋体" w:hAnsi="宋体" w:cs="Arial"/>
          <w:kern w:val="0"/>
          <w:sz w:val="24"/>
        </w:rPr>
      </w:pPr>
      <w:r>
        <w:rPr>
          <w:rFonts w:ascii="宋体" w:hAnsi="宋体" w:cs="Arial" w:hint="eastAsia"/>
          <w:b/>
          <w:bCs/>
          <w:kern w:val="0"/>
          <w:sz w:val="24"/>
        </w:rPr>
        <w:t>项目组织架构图</w:t>
      </w:r>
    </w:p>
    <w:p w14:paraId="2453C584" w14:textId="77777777" w:rsidR="001C0629" w:rsidRDefault="00031510">
      <w:pPr>
        <w:widowControl/>
        <w:shd w:val="clear" w:color="auto" w:fill="FFFFFF"/>
        <w:spacing w:line="360" w:lineRule="auto"/>
        <w:ind w:firstLineChars="200" w:firstLine="482"/>
        <w:rPr>
          <w:rFonts w:ascii="宋体" w:hAnsi="宋体" w:cs="宋体"/>
          <w:kern w:val="0"/>
          <w:sz w:val="24"/>
        </w:rPr>
      </w:pPr>
      <w:r>
        <w:rPr>
          <w:rFonts w:ascii="宋体" w:hAnsi="宋体" w:cs="宋体" w:hint="eastAsia"/>
          <w:b/>
          <w:bCs/>
          <w:kern w:val="0"/>
          <w:sz w:val="24"/>
        </w:rPr>
        <w:t>双方团队职责说明：</w:t>
      </w:r>
    </w:p>
    <w:p w14:paraId="3CCD2CF3" w14:textId="77777777" w:rsidR="001C0629" w:rsidRDefault="00031510">
      <w:pPr>
        <w:widowControl/>
        <w:shd w:val="clear" w:color="auto" w:fill="FFFFFF"/>
        <w:spacing w:line="360" w:lineRule="auto"/>
        <w:rPr>
          <w:rFonts w:ascii="宋体" w:hAnsi="宋体" w:cs="宋体"/>
          <w:kern w:val="0"/>
          <w:sz w:val="24"/>
        </w:rPr>
      </w:pPr>
      <w:r>
        <w:rPr>
          <w:rFonts w:ascii="宋体" w:hAnsi="宋体" w:cs="宋体" w:hint="eastAsia"/>
          <w:b/>
          <w:bCs/>
          <w:kern w:val="0"/>
          <w:sz w:val="24"/>
        </w:rPr>
        <w:t>XXX</w:t>
      </w:r>
      <w:r>
        <w:rPr>
          <w:rFonts w:ascii="宋体" w:hAnsi="宋体" w:cs="宋体" w:hint="eastAsia"/>
          <w:b/>
          <w:bCs/>
          <w:kern w:val="0"/>
          <w:sz w:val="24"/>
        </w:rPr>
        <w:t>公司团队</w:t>
      </w:r>
    </w:p>
    <w:tbl>
      <w:tblPr>
        <w:tblW w:w="9283" w:type="dxa"/>
        <w:tblCellMar>
          <w:left w:w="0" w:type="dxa"/>
          <w:right w:w="0" w:type="dxa"/>
        </w:tblCellMar>
        <w:tblLook w:val="04A0" w:firstRow="1" w:lastRow="0" w:firstColumn="1" w:lastColumn="0" w:noHBand="0" w:noVBand="1"/>
      </w:tblPr>
      <w:tblGrid>
        <w:gridCol w:w="2771"/>
        <w:gridCol w:w="6512"/>
      </w:tblGrid>
      <w:tr w:rsidR="001C0629" w14:paraId="35EE61C0" w14:textId="77777777">
        <w:trPr>
          <w:trHeight w:val="583"/>
        </w:trPr>
        <w:tc>
          <w:tcPr>
            <w:tcW w:w="0" w:type="auto"/>
            <w:tcBorders>
              <w:top w:val="single" w:sz="8" w:space="0" w:color="003865"/>
              <w:left w:val="single" w:sz="8" w:space="0" w:color="003865"/>
              <w:bottom w:val="single" w:sz="8" w:space="0" w:color="003865"/>
              <w:right w:val="single" w:sz="8" w:space="0" w:color="003865"/>
            </w:tcBorders>
            <w:shd w:val="clear" w:color="auto" w:fill="01A8E5"/>
            <w:tcMar>
              <w:top w:w="15" w:type="dxa"/>
              <w:left w:w="216" w:type="dxa"/>
              <w:bottom w:w="0" w:type="dxa"/>
              <w:right w:w="216" w:type="dxa"/>
            </w:tcMar>
          </w:tcPr>
          <w:p w14:paraId="26423182"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项目角色</w:t>
            </w:r>
          </w:p>
        </w:tc>
        <w:tc>
          <w:tcPr>
            <w:tcW w:w="0" w:type="auto"/>
            <w:tcBorders>
              <w:top w:val="single" w:sz="8" w:space="0" w:color="003865"/>
              <w:left w:val="single" w:sz="8" w:space="0" w:color="003865"/>
              <w:bottom w:val="single" w:sz="8" w:space="0" w:color="003865"/>
              <w:right w:val="single" w:sz="8" w:space="0" w:color="003865"/>
            </w:tcBorders>
            <w:shd w:val="clear" w:color="auto" w:fill="01A8E5"/>
            <w:tcMar>
              <w:top w:w="15" w:type="dxa"/>
              <w:left w:w="216" w:type="dxa"/>
              <w:bottom w:w="0" w:type="dxa"/>
              <w:right w:w="216" w:type="dxa"/>
            </w:tcMar>
          </w:tcPr>
          <w:p w14:paraId="547209CA"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工作职责</w:t>
            </w:r>
          </w:p>
        </w:tc>
      </w:tr>
      <w:tr w:rsidR="001C0629" w14:paraId="7C466205" w14:textId="77777777">
        <w:trPr>
          <w:trHeight w:val="510"/>
        </w:trPr>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1528D4A6"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XXX</w:t>
            </w:r>
            <w:r>
              <w:rPr>
                <w:rFonts w:ascii="宋体" w:hAnsi="宋体" w:hint="eastAsia"/>
                <w:b/>
                <w:bCs/>
                <w:kern w:val="0"/>
                <w:sz w:val="24"/>
              </w:rPr>
              <w:t>公司侧商务经理</w:t>
            </w:r>
          </w:p>
        </w:tc>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5A72AC3C"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商务环节衔接</w:t>
            </w:r>
          </w:p>
        </w:tc>
      </w:tr>
      <w:tr w:rsidR="001C0629" w14:paraId="417F1C75" w14:textId="77777777">
        <w:trPr>
          <w:trHeight w:val="510"/>
        </w:trPr>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332B4D0F"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XXX</w:t>
            </w:r>
            <w:r>
              <w:rPr>
                <w:rFonts w:ascii="宋体" w:hAnsi="宋体" w:hint="eastAsia"/>
                <w:b/>
                <w:bCs/>
                <w:kern w:val="0"/>
                <w:sz w:val="24"/>
              </w:rPr>
              <w:t>公司</w:t>
            </w:r>
            <w:proofErr w:type="gramStart"/>
            <w:r>
              <w:rPr>
                <w:rFonts w:ascii="宋体" w:hAnsi="宋体" w:hint="eastAsia"/>
                <w:b/>
                <w:bCs/>
                <w:kern w:val="0"/>
                <w:sz w:val="24"/>
              </w:rPr>
              <w:t>侧项目</w:t>
            </w:r>
            <w:proofErr w:type="gramEnd"/>
            <w:r>
              <w:rPr>
                <w:rFonts w:ascii="宋体" w:hAnsi="宋体" w:hint="eastAsia"/>
                <w:b/>
                <w:bCs/>
                <w:kern w:val="0"/>
                <w:sz w:val="24"/>
              </w:rPr>
              <w:t>经理</w:t>
            </w:r>
          </w:p>
        </w:tc>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1F37FA04"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整体项目与客户对接、项目进度把控、项目风险管理</w:t>
            </w:r>
          </w:p>
        </w:tc>
      </w:tr>
      <w:tr w:rsidR="001C0629" w14:paraId="27266F8F" w14:textId="77777777">
        <w:trPr>
          <w:trHeight w:val="510"/>
        </w:trPr>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44738667"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XXX</w:t>
            </w:r>
            <w:r>
              <w:rPr>
                <w:rFonts w:ascii="宋体" w:hAnsi="宋体" w:hint="eastAsia"/>
                <w:b/>
                <w:bCs/>
                <w:kern w:val="0"/>
                <w:sz w:val="24"/>
              </w:rPr>
              <w:t>公司侧技术经理</w:t>
            </w:r>
          </w:p>
        </w:tc>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1EF7E55A"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依托客户</w:t>
            </w:r>
            <w:r>
              <w:rPr>
                <w:rFonts w:ascii="宋体" w:hAnsi="宋体"/>
                <w:b/>
                <w:bCs/>
                <w:kern w:val="0"/>
                <w:sz w:val="24"/>
              </w:rPr>
              <w:t>IT</w:t>
            </w:r>
            <w:r>
              <w:rPr>
                <w:rFonts w:ascii="宋体" w:hAnsi="宋体" w:hint="eastAsia"/>
                <w:b/>
                <w:bCs/>
                <w:kern w:val="0"/>
                <w:sz w:val="24"/>
              </w:rPr>
              <w:t>要求，负责项目整体技术把控</w:t>
            </w:r>
          </w:p>
        </w:tc>
      </w:tr>
      <w:tr w:rsidR="001C0629" w14:paraId="3657A864" w14:textId="77777777">
        <w:trPr>
          <w:trHeight w:val="557"/>
        </w:trPr>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08928DD4"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XXX</w:t>
            </w:r>
            <w:r>
              <w:rPr>
                <w:rFonts w:ascii="宋体" w:hAnsi="宋体" w:hint="eastAsia"/>
                <w:b/>
                <w:bCs/>
                <w:kern w:val="0"/>
                <w:sz w:val="24"/>
              </w:rPr>
              <w:t>公司侧测试经理</w:t>
            </w:r>
          </w:p>
        </w:tc>
        <w:tc>
          <w:tcPr>
            <w:tcW w:w="0" w:type="auto"/>
            <w:tcBorders>
              <w:top w:val="single" w:sz="8" w:space="0" w:color="003865"/>
              <w:left w:val="single" w:sz="8" w:space="0" w:color="003865"/>
              <w:bottom w:val="single" w:sz="8" w:space="0" w:color="003865"/>
              <w:right w:val="single" w:sz="8" w:space="0" w:color="003865"/>
            </w:tcBorders>
            <w:shd w:val="clear" w:color="auto" w:fill="E7E8EA"/>
            <w:tcMar>
              <w:top w:w="15" w:type="dxa"/>
              <w:left w:w="216" w:type="dxa"/>
              <w:bottom w:w="0" w:type="dxa"/>
              <w:right w:w="216" w:type="dxa"/>
            </w:tcMar>
          </w:tcPr>
          <w:p w14:paraId="7957BF6D" w14:textId="77777777" w:rsidR="001C0629" w:rsidRDefault="00031510">
            <w:pPr>
              <w:widowControl/>
              <w:shd w:val="clear" w:color="auto" w:fill="FFFFFF"/>
              <w:spacing w:line="360" w:lineRule="auto"/>
              <w:rPr>
                <w:rFonts w:ascii="宋体" w:hAnsi="宋体"/>
                <w:b/>
                <w:bCs/>
                <w:kern w:val="0"/>
                <w:sz w:val="24"/>
              </w:rPr>
            </w:pPr>
            <w:r>
              <w:rPr>
                <w:rFonts w:ascii="宋体" w:hAnsi="宋体" w:hint="eastAsia"/>
                <w:b/>
                <w:bCs/>
                <w:kern w:val="0"/>
                <w:sz w:val="24"/>
              </w:rPr>
              <w:t>依托客户需求以及</w:t>
            </w:r>
            <w:r>
              <w:rPr>
                <w:rFonts w:ascii="宋体" w:hAnsi="宋体"/>
                <w:b/>
                <w:bCs/>
                <w:kern w:val="0"/>
                <w:sz w:val="24"/>
              </w:rPr>
              <w:t>IT</w:t>
            </w:r>
            <w:r>
              <w:rPr>
                <w:rFonts w:ascii="宋体" w:hAnsi="宋体" w:hint="eastAsia"/>
                <w:b/>
                <w:bCs/>
                <w:kern w:val="0"/>
                <w:sz w:val="24"/>
              </w:rPr>
              <w:t>要求，负责项目质量把控。</w:t>
            </w:r>
          </w:p>
        </w:tc>
      </w:tr>
    </w:tbl>
    <w:p w14:paraId="5BE3DE77" w14:textId="77777777" w:rsidR="001C0629" w:rsidRDefault="00031510">
      <w:pPr>
        <w:widowControl/>
        <w:shd w:val="clear" w:color="auto" w:fill="FFFFFF"/>
        <w:spacing w:line="360" w:lineRule="auto"/>
        <w:rPr>
          <w:rFonts w:ascii="宋体" w:hAnsi="宋体" w:cs="宋体"/>
          <w:kern w:val="0"/>
          <w:sz w:val="24"/>
        </w:rPr>
      </w:pPr>
      <w:r>
        <w:rPr>
          <w:rFonts w:ascii="宋体" w:hAnsi="宋体"/>
          <w:b/>
          <w:bCs/>
          <w:kern w:val="0"/>
          <w:sz w:val="24"/>
        </w:rPr>
        <w:t> </w:t>
      </w:r>
    </w:p>
    <w:p w14:paraId="4FDA68C6" w14:textId="77777777" w:rsidR="001C0629" w:rsidRDefault="00031510">
      <w:pPr>
        <w:widowControl/>
        <w:shd w:val="clear" w:color="auto" w:fill="FFFFFF"/>
        <w:spacing w:line="360" w:lineRule="auto"/>
        <w:rPr>
          <w:rFonts w:ascii="宋体" w:hAnsi="宋体" w:cs="宋体"/>
          <w:kern w:val="0"/>
          <w:sz w:val="24"/>
        </w:rPr>
      </w:pPr>
      <w:r>
        <w:rPr>
          <w:rFonts w:ascii="宋体" w:hAnsi="宋体" w:cs="宋体" w:hint="eastAsia"/>
          <w:b/>
          <w:bCs/>
          <w:kern w:val="0"/>
          <w:sz w:val="24"/>
        </w:rPr>
        <w:t>甲方团队</w:t>
      </w:r>
    </w:p>
    <w:tbl>
      <w:tblPr>
        <w:tblW w:w="8953" w:type="dxa"/>
        <w:shd w:val="clear" w:color="auto" w:fill="FFFFFF"/>
        <w:tblCellMar>
          <w:left w:w="0" w:type="dxa"/>
          <w:right w:w="0" w:type="dxa"/>
        </w:tblCellMar>
        <w:tblLook w:val="04A0" w:firstRow="1" w:lastRow="0" w:firstColumn="1" w:lastColumn="0" w:noHBand="0" w:noVBand="1"/>
      </w:tblPr>
      <w:tblGrid>
        <w:gridCol w:w="1754"/>
        <w:gridCol w:w="7199"/>
      </w:tblGrid>
      <w:tr w:rsidR="001C0629" w14:paraId="51235A47" w14:textId="77777777">
        <w:trPr>
          <w:trHeight w:val="271"/>
        </w:trPr>
        <w:tc>
          <w:tcPr>
            <w:tcW w:w="1754"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vAlign w:val="center"/>
          </w:tcPr>
          <w:p w14:paraId="08F26334" w14:textId="77777777" w:rsidR="001C0629" w:rsidRDefault="00031510">
            <w:pPr>
              <w:widowControl/>
              <w:spacing w:line="360" w:lineRule="auto"/>
              <w:rPr>
                <w:rFonts w:ascii="宋体" w:hAnsi="宋体" w:cs="Lucida Grande"/>
                <w:kern w:val="0"/>
                <w:sz w:val="24"/>
              </w:rPr>
            </w:pPr>
            <w:r>
              <w:rPr>
                <w:rFonts w:ascii="宋体" w:hAnsi="宋体" w:cs="Lucida Grande" w:hint="eastAsia"/>
                <w:b/>
                <w:bCs/>
                <w:kern w:val="0"/>
                <w:sz w:val="24"/>
              </w:rPr>
              <w:t>资源</w:t>
            </w:r>
          </w:p>
        </w:tc>
        <w:tc>
          <w:tcPr>
            <w:tcW w:w="7199"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tcPr>
          <w:p w14:paraId="55D46B40" w14:textId="77777777" w:rsidR="001C0629" w:rsidRDefault="00031510">
            <w:pPr>
              <w:widowControl/>
              <w:spacing w:line="360" w:lineRule="auto"/>
              <w:rPr>
                <w:rFonts w:ascii="宋体" w:hAnsi="宋体" w:cs="Lucida Grande"/>
                <w:kern w:val="0"/>
                <w:sz w:val="24"/>
              </w:rPr>
            </w:pPr>
            <w:r>
              <w:rPr>
                <w:rFonts w:ascii="宋体" w:hAnsi="宋体" w:cs="Lucida Grande" w:hint="eastAsia"/>
                <w:b/>
                <w:bCs/>
                <w:kern w:val="0"/>
                <w:sz w:val="24"/>
              </w:rPr>
              <w:t>工作说明</w:t>
            </w:r>
          </w:p>
        </w:tc>
      </w:tr>
      <w:tr w:rsidR="001C0629" w14:paraId="59EF5FA0" w14:textId="77777777">
        <w:trPr>
          <w:trHeight w:val="400"/>
        </w:trPr>
        <w:tc>
          <w:tcPr>
            <w:tcW w:w="17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544B4270"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kern w:val="0"/>
                <w:sz w:val="24"/>
              </w:rPr>
              <w:t>项目领导小组</w:t>
            </w:r>
          </w:p>
        </w:tc>
        <w:tc>
          <w:tcPr>
            <w:tcW w:w="71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6640AB10" w14:textId="77777777" w:rsidR="001C0629" w:rsidRDefault="00031510">
            <w:pPr>
              <w:widowControl/>
              <w:spacing w:line="360" w:lineRule="auto"/>
              <w:rPr>
                <w:rFonts w:ascii="宋体" w:hAnsi="宋体" w:cs="Lucida Grande"/>
                <w:kern w:val="0"/>
                <w:sz w:val="24"/>
              </w:rPr>
            </w:pPr>
            <w:r>
              <w:rPr>
                <w:rFonts w:ascii="宋体" w:hAnsi="宋体" w:cs="Lucida Grande" w:hint="eastAsia"/>
                <w:kern w:val="0"/>
                <w:sz w:val="24"/>
              </w:rPr>
              <w:t>根据项目计划</w:t>
            </w:r>
            <w:r>
              <w:rPr>
                <w:rFonts w:ascii="宋体" w:hAnsi="宋体"/>
                <w:kern w:val="0"/>
                <w:sz w:val="24"/>
              </w:rPr>
              <w:t>/</w:t>
            </w:r>
            <w:r>
              <w:rPr>
                <w:rFonts w:ascii="宋体" w:hAnsi="宋体" w:cs="Lucida Grande" w:hint="eastAsia"/>
                <w:kern w:val="0"/>
                <w:sz w:val="24"/>
              </w:rPr>
              <w:t>验证计划</w:t>
            </w:r>
            <w:r>
              <w:rPr>
                <w:rFonts w:ascii="宋体" w:hAnsi="宋体"/>
                <w:kern w:val="0"/>
                <w:sz w:val="24"/>
              </w:rPr>
              <w:t>/</w:t>
            </w:r>
            <w:r>
              <w:rPr>
                <w:rFonts w:ascii="宋体" w:hAnsi="宋体" w:cs="Lucida Grande" w:hint="eastAsia"/>
                <w:kern w:val="0"/>
                <w:sz w:val="24"/>
              </w:rPr>
              <w:t>变更控制程序，就项目重要变更或者重大问题</w:t>
            </w:r>
            <w:proofErr w:type="gramStart"/>
            <w:r>
              <w:rPr>
                <w:rFonts w:ascii="宋体" w:hAnsi="宋体" w:cs="Lucida Grande" w:hint="eastAsia"/>
                <w:kern w:val="0"/>
                <w:sz w:val="24"/>
              </w:rPr>
              <w:t>作出</w:t>
            </w:r>
            <w:proofErr w:type="gramEnd"/>
            <w:r>
              <w:rPr>
                <w:rFonts w:ascii="宋体" w:hAnsi="宋体" w:cs="Lucida Grande" w:hint="eastAsia"/>
                <w:kern w:val="0"/>
                <w:sz w:val="24"/>
              </w:rPr>
              <w:t>决策，并听取项目重要节点如设计确认、系统上线等阶段的汇报。</w:t>
            </w:r>
          </w:p>
        </w:tc>
      </w:tr>
      <w:tr w:rsidR="001C0629" w14:paraId="1C519F80" w14:textId="77777777">
        <w:trPr>
          <w:trHeight w:val="390"/>
        </w:trPr>
        <w:tc>
          <w:tcPr>
            <w:tcW w:w="17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4F345CA8"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kern w:val="0"/>
                <w:sz w:val="24"/>
              </w:rPr>
              <w:lastRenderedPageBreak/>
              <w:t>项目经理</w:t>
            </w:r>
          </w:p>
        </w:tc>
        <w:tc>
          <w:tcPr>
            <w:tcW w:w="71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6D38993" w14:textId="77777777" w:rsidR="001C0629" w:rsidRDefault="00031510">
            <w:pPr>
              <w:widowControl/>
              <w:spacing w:line="360" w:lineRule="auto"/>
              <w:rPr>
                <w:rFonts w:ascii="宋体" w:hAnsi="宋体" w:cs="Lucida Grande"/>
                <w:kern w:val="0"/>
                <w:sz w:val="24"/>
              </w:rPr>
            </w:pPr>
            <w:r>
              <w:rPr>
                <w:rFonts w:ascii="宋体" w:hAnsi="宋体" w:cs="Lucida Grande" w:hint="eastAsia"/>
                <w:kern w:val="0"/>
                <w:sz w:val="24"/>
              </w:rPr>
              <w:t>作为甲方方面的项目负责人以及沟通渠道，与供应商项目经理就项目中的所有事项进行充分沟通，并组织甲方资源参与、支持个阶段项目活动。</w:t>
            </w:r>
          </w:p>
        </w:tc>
      </w:tr>
      <w:tr w:rsidR="001C0629" w14:paraId="71EBB890" w14:textId="77777777">
        <w:trPr>
          <w:trHeight w:val="385"/>
        </w:trPr>
        <w:tc>
          <w:tcPr>
            <w:tcW w:w="17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0260B5D7"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kern w:val="0"/>
                <w:sz w:val="24"/>
              </w:rPr>
              <w:t>业务部</w:t>
            </w:r>
            <w:proofErr w:type="gramStart"/>
            <w:r>
              <w:rPr>
                <w:rFonts w:ascii="宋体" w:hAnsi="宋体" w:cs="Lucida Grande" w:hint="eastAsia"/>
                <w:kern w:val="0"/>
                <w:sz w:val="24"/>
              </w:rPr>
              <w:t>门关键</w:t>
            </w:r>
            <w:proofErr w:type="gramEnd"/>
            <w:r>
              <w:rPr>
                <w:rFonts w:ascii="宋体" w:hAnsi="宋体" w:cs="Lucida Grande" w:hint="eastAsia"/>
                <w:kern w:val="0"/>
                <w:sz w:val="24"/>
              </w:rPr>
              <w:t>用户</w:t>
            </w:r>
          </w:p>
        </w:tc>
        <w:tc>
          <w:tcPr>
            <w:tcW w:w="71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532C9F65" w14:textId="77777777" w:rsidR="001C0629" w:rsidRDefault="00031510">
            <w:pPr>
              <w:widowControl/>
              <w:spacing w:line="360" w:lineRule="auto"/>
              <w:rPr>
                <w:rFonts w:ascii="宋体" w:hAnsi="宋体" w:cs="Lucida Grande"/>
                <w:kern w:val="0"/>
                <w:sz w:val="24"/>
              </w:rPr>
            </w:pPr>
            <w:r>
              <w:rPr>
                <w:rFonts w:ascii="宋体" w:hAnsi="宋体" w:cs="Lucida Grande" w:hint="eastAsia"/>
                <w:kern w:val="0"/>
                <w:sz w:val="24"/>
              </w:rPr>
              <w:t>代表业务部门参与以下项目活动：设计讨论及确认、历史数据的整理、参与培训测试及确认，培训最终用户。</w:t>
            </w:r>
          </w:p>
        </w:tc>
      </w:tr>
      <w:tr w:rsidR="001C0629" w14:paraId="063A12E9" w14:textId="77777777">
        <w:trPr>
          <w:trHeight w:val="378"/>
        </w:trPr>
        <w:tc>
          <w:tcPr>
            <w:tcW w:w="17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B14591B"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kern w:val="0"/>
                <w:sz w:val="24"/>
              </w:rPr>
              <w:t>业务部门领导</w:t>
            </w:r>
          </w:p>
        </w:tc>
        <w:tc>
          <w:tcPr>
            <w:tcW w:w="71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56AB571F" w14:textId="77777777" w:rsidR="001C0629" w:rsidRDefault="00031510">
            <w:pPr>
              <w:widowControl/>
              <w:spacing w:line="360" w:lineRule="auto"/>
              <w:rPr>
                <w:rFonts w:ascii="宋体" w:hAnsi="宋体" w:cs="Lucida Grande"/>
                <w:kern w:val="0"/>
                <w:sz w:val="24"/>
              </w:rPr>
            </w:pPr>
            <w:r>
              <w:rPr>
                <w:rFonts w:ascii="宋体" w:hAnsi="宋体" w:cs="Lucida Grande" w:hint="eastAsia"/>
                <w:kern w:val="0"/>
                <w:sz w:val="24"/>
              </w:rPr>
              <w:t>代表业务部门在设计以及测试活动中</w:t>
            </w:r>
            <w:proofErr w:type="gramStart"/>
            <w:r>
              <w:rPr>
                <w:rFonts w:ascii="宋体" w:hAnsi="宋体" w:cs="Lucida Grande" w:hint="eastAsia"/>
                <w:kern w:val="0"/>
                <w:sz w:val="24"/>
              </w:rPr>
              <w:t>作出</w:t>
            </w:r>
            <w:proofErr w:type="gramEnd"/>
            <w:r>
              <w:rPr>
                <w:rFonts w:ascii="宋体" w:hAnsi="宋体" w:cs="Lucida Grande" w:hint="eastAsia"/>
                <w:kern w:val="0"/>
                <w:sz w:val="24"/>
              </w:rPr>
              <w:t>业务决定，并代表业务部门就完成的活动进行确认和批准。</w:t>
            </w:r>
          </w:p>
        </w:tc>
      </w:tr>
      <w:tr w:rsidR="001C0629" w14:paraId="5883FAB7" w14:textId="77777777">
        <w:trPr>
          <w:trHeight w:val="538"/>
        </w:trPr>
        <w:tc>
          <w:tcPr>
            <w:tcW w:w="17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CF43587"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kern w:val="0"/>
                <w:sz w:val="24"/>
              </w:rPr>
              <w:t>系统管理员</w:t>
            </w:r>
          </w:p>
        </w:tc>
        <w:tc>
          <w:tcPr>
            <w:tcW w:w="71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FB687C9" w14:textId="77777777" w:rsidR="001C0629" w:rsidRDefault="00031510">
            <w:pPr>
              <w:widowControl/>
              <w:spacing w:line="360" w:lineRule="auto"/>
              <w:rPr>
                <w:rFonts w:ascii="宋体" w:hAnsi="宋体" w:cs="Lucida Grande"/>
                <w:kern w:val="0"/>
                <w:sz w:val="24"/>
              </w:rPr>
            </w:pPr>
            <w:r>
              <w:rPr>
                <w:rFonts w:ascii="宋体" w:hAnsi="宋体" w:cs="Lucida Grande" w:hint="eastAsia"/>
                <w:kern w:val="0"/>
                <w:sz w:val="24"/>
              </w:rPr>
              <w:t>在顾问指导下，学习和进行应用系统配置和二次开发</w:t>
            </w:r>
            <w:r>
              <w:rPr>
                <w:rFonts w:ascii="宋体" w:hAnsi="宋体"/>
                <w:kern w:val="0"/>
                <w:sz w:val="24"/>
              </w:rPr>
              <w:t>,</w:t>
            </w:r>
            <w:r>
              <w:rPr>
                <w:rFonts w:ascii="宋体" w:hAnsi="宋体" w:cs="Lucida Grande" w:hint="eastAsia"/>
                <w:kern w:val="0"/>
                <w:sz w:val="24"/>
              </w:rPr>
              <w:t>参与相关培训课程</w:t>
            </w:r>
            <w:r>
              <w:rPr>
                <w:rFonts w:ascii="宋体" w:hAnsi="宋体"/>
                <w:kern w:val="0"/>
                <w:sz w:val="24"/>
              </w:rPr>
              <w:t>,</w:t>
            </w:r>
            <w:r>
              <w:rPr>
                <w:rFonts w:ascii="宋体" w:hAnsi="宋体" w:cs="Lucida Grande" w:hint="eastAsia"/>
                <w:kern w:val="0"/>
                <w:sz w:val="24"/>
              </w:rPr>
              <w:t>参与项目相关会议，承担未来系统管理员角色，掌握系统管理能力如用户添加</w:t>
            </w:r>
            <w:r>
              <w:rPr>
                <w:rFonts w:ascii="宋体" w:hAnsi="宋体"/>
                <w:kern w:val="0"/>
                <w:sz w:val="24"/>
              </w:rPr>
              <w:t>/</w:t>
            </w:r>
            <w:r>
              <w:rPr>
                <w:rFonts w:ascii="宋体" w:hAnsi="宋体" w:cs="Lucida Grande" w:hint="eastAsia"/>
                <w:kern w:val="0"/>
                <w:sz w:val="24"/>
              </w:rPr>
              <w:t>维护及权限配置，并作为系统的关键用户在未来运</w:t>
            </w:r>
            <w:proofErr w:type="gramStart"/>
            <w:r>
              <w:rPr>
                <w:rFonts w:ascii="宋体" w:hAnsi="宋体" w:cs="Lucida Grande" w:hint="eastAsia"/>
                <w:kern w:val="0"/>
                <w:sz w:val="24"/>
              </w:rPr>
              <w:t>维活动</w:t>
            </w:r>
            <w:proofErr w:type="gramEnd"/>
            <w:r>
              <w:rPr>
                <w:rFonts w:ascii="宋体" w:hAnsi="宋体" w:cs="Lucida Grande" w:hint="eastAsia"/>
                <w:kern w:val="0"/>
                <w:sz w:val="24"/>
              </w:rPr>
              <w:t>中收集并初步处理问题。</w:t>
            </w:r>
          </w:p>
        </w:tc>
      </w:tr>
    </w:tbl>
    <w:p w14:paraId="5A36305F" w14:textId="77777777" w:rsidR="001C0629" w:rsidRDefault="00031510">
      <w:pPr>
        <w:widowControl/>
        <w:shd w:val="clear" w:color="auto" w:fill="FFFFFF"/>
        <w:spacing w:line="360" w:lineRule="auto"/>
        <w:rPr>
          <w:rFonts w:ascii="宋体" w:hAnsi="宋体" w:cs="宋体"/>
          <w:kern w:val="0"/>
          <w:sz w:val="24"/>
        </w:rPr>
      </w:pPr>
      <w:r>
        <w:rPr>
          <w:rFonts w:ascii="宋体" w:hAnsi="宋体"/>
          <w:b/>
          <w:bCs/>
          <w:kern w:val="0"/>
          <w:sz w:val="24"/>
        </w:rPr>
        <w:t> </w:t>
      </w:r>
    </w:p>
    <w:p w14:paraId="6BEA89F2" w14:textId="77777777" w:rsidR="001C0629" w:rsidRDefault="00031510">
      <w:pPr>
        <w:widowControl/>
        <w:numPr>
          <w:ilvl w:val="0"/>
          <w:numId w:val="25"/>
        </w:numPr>
        <w:spacing w:before="100" w:beforeAutospacing="1" w:after="100" w:afterAutospacing="1"/>
        <w:ind w:left="0" w:firstLine="0"/>
        <w:jc w:val="left"/>
        <w:outlineLvl w:val="1"/>
        <w:rPr>
          <w:rFonts w:ascii="宋体" w:hAnsi="宋体"/>
          <w:b/>
          <w:kern w:val="0"/>
          <w:sz w:val="24"/>
        </w:rPr>
      </w:pPr>
      <w:bookmarkStart w:id="367" w:name="_Toc135123343"/>
      <w:bookmarkStart w:id="368" w:name="_Toc97624607"/>
      <w:r>
        <w:rPr>
          <w:rFonts w:ascii="宋体" w:hAnsi="宋体"/>
          <w:b/>
          <w:kern w:val="0"/>
          <w:sz w:val="24"/>
        </w:rPr>
        <w:t>交付物及验收程序</w:t>
      </w:r>
      <w:bookmarkEnd w:id="367"/>
      <w:bookmarkEnd w:id="368"/>
    </w:p>
    <w:p w14:paraId="1FBAF629" w14:textId="77777777" w:rsidR="001C0629" w:rsidRDefault="00031510">
      <w:pPr>
        <w:pStyle w:val="af9"/>
        <w:widowControl/>
        <w:numPr>
          <w:ilvl w:val="0"/>
          <w:numId w:val="46"/>
        </w:numPr>
        <w:spacing w:beforeAutospacing="1" w:afterAutospacing="1"/>
        <w:ind w:firstLineChars="0"/>
        <w:jc w:val="left"/>
        <w:outlineLvl w:val="2"/>
        <w:rPr>
          <w:rFonts w:ascii="宋体" w:hAnsi="宋体"/>
          <w:b/>
          <w:kern w:val="0"/>
          <w:sz w:val="24"/>
        </w:rPr>
      </w:pPr>
      <w:bookmarkStart w:id="369" w:name="OLE_LINK16"/>
      <w:bookmarkStart w:id="370" w:name="_Toc135123344"/>
      <w:r>
        <w:rPr>
          <w:rFonts w:ascii="宋体" w:hAnsi="宋体"/>
          <w:b/>
          <w:kern w:val="0"/>
          <w:sz w:val="24"/>
        </w:rPr>
        <w:t>交付物</w:t>
      </w:r>
      <w:bookmarkEnd w:id="369"/>
      <w:bookmarkEnd w:id="370"/>
    </w:p>
    <w:p w14:paraId="62825670" w14:textId="77777777" w:rsidR="001C0629" w:rsidRDefault="00031510">
      <w:pPr>
        <w:widowControl/>
        <w:shd w:val="clear" w:color="auto" w:fill="FFFFFF"/>
        <w:spacing w:line="360" w:lineRule="auto"/>
        <w:ind w:firstLine="420"/>
        <w:rPr>
          <w:rFonts w:ascii="宋体" w:hAnsi="宋体" w:cs="宋体"/>
          <w:kern w:val="0"/>
          <w:sz w:val="24"/>
        </w:rPr>
      </w:pPr>
      <w:r>
        <w:rPr>
          <w:rFonts w:ascii="宋体" w:hAnsi="宋体" w:cs="宋体" w:hint="eastAsia"/>
          <w:kern w:val="0"/>
          <w:sz w:val="24"/>
        </w:rPr>
        <w:t>本项目交付</w:t>
      </w:r>
      <w:proofErr w:type="gramStart"/>
      <w:r>
        <w:rPr>
          <w:rFonts w:ascii="宋体" w:hAnsi="宋体" w:cs="宋体" w:hint="eastAsia"/>
          <w:kern w:val="0"/>
          <w:sz w:val="24"/>
        </w:rPr>
        <w:t>件如下</w:t>
      </w:r>
      <w:proofErr w:type="gramEnd"/>
      <w:r>
        <w:rPr>
          <w:rFonts w:ascii="宋体" w:hAnsi="宋体" w:cs="宋体" w:hint="eastAsia"/>
          <w:kern w:val="0"/>
          <w:sz w:val="24"/>
        </w:rPr>
        <w:t>表。项目实施过程文档（如：会议纪要、状态报告等），由根据项目计划确定的</w:t>
      </w:r>
      <w:proofErr w:type="gramStart"/>
      <w:r>
        <w:rPr>
          <w:rFonts w:ascii="宋体" w:hAnsi="宋体" w:cs="宋体" w:hint="eastAsia"/>
          <w:kern w:val="0"/>
          <w:sz w:val="24"/>
        </w:rPr>
        <w:t>日常项目</w:t>
      </w:r>
      <w:proofErr w:type="gramEnd"/>
      <w:r>
        <w:rPr>
          <w:rFonts w:ascii="宋体" w:hAnsi="宋体" w:cs="宋体" w:hint="eastAsia"/>
          <w:kern w:val="0"/>
          <w:sz w:val="24"/>
        </w:rPr>
        <w:t>工作安排而定。</w:t>
      </w:r>
    </w:p>
    <w:p w14:paraId="3D3AF4D5" w14:textId="77777777" w:rsidR="001C0629" w:rsidRDefault="00031510">
      <w:pPr>
        <w:widowControl/>
        <w:shd w:val="clear" w:color="auto" w:fill="FFFFFF"/>
        <w:spacing w:line="360" w:lineRule="auto"/>
        <w:ind w:firstLine="420"/>
        <w:jc w:val="left"/>
        <w:rPr>
          <w:rFonts w:ascii="宋体" w:hAnsi="宋体" w:cs="宋体"/>
          <w:kern w:val="0"/>
          <w:sz w:val="24"/>
        </w:rPr>
      </w:pPr>
      <w:commentRangeStart w:id="371"/>
      <w:r>
        <w:rPr>
          <w:rFonts w:ascii="宋体" w:hAnsi="宋体" w:cs="宋体" w:hint="eastAsia"/>
          <w:kern w:val="0"/>
          <w:sz w:val="24"/>
        </w:rPr>
        <w:t>所有交付件，过程文件及相关书面文件都使用中文。所有交付件，采用</w:t>
      </w:r>
      <w:r>
        <w:rPr>
          <w:rFonts w:ascii="宋体" w:hAnsi="宋体" w:cs="宋体" w:hint="eastAsia"/>
          <w:kern w:val="0"/>
          <w:sz w:val="24"/>
        </w:rPr>
        <w:t>MS Word</w:t>
      </w:r>
      <w:r>
        <w:rPr>
          <w:rFonts w:ascii="宋体" w:hAnsi="宋体" w:cs="宋体" w:hint="eastAsia"/>
          <w:kern w:val="0"/>
          <w:sz w:val="24"/>
        </w:rPr>
        <w:t>、</w:t>
      </w:r>
      <w:r>
        <w:rPr>
          <w:rFonts w:ascii="宋体" w:hAnsi="宋体" w:cs="宋体" w:hint="eastAsia"/>
          <w:kern w:val="0"/>
          <w:sz w:val="24"/>
        </w:rPr>
        <w:t>PowerPoint</w:t>
      </w:r>
      <w:r>
        <w:rPr>
          <w:rFonts w:ascii="宋体" w:hAnsi="宋体" w:cs="宋体" w:hint="eastAsia"/>
          <w:kern w:val="0"/>
          <w:sz w:val="24"/>
        </w:rPr>
        <w:t>或</w:t>
      </w:r>
      <w:r>
        <w:rPr>
          <w:rFonts w:ascii="宋体" w:hAnsi="宋体" w:cs="宋体" w:hint="eastAsia"/>
          <w:kern w:val="0"/>
          <w:sz w:val="24"/>
        </w:rPr>
        <w:t>Excel</w:t>
      </w:r>
      <w:r>
        <w:rPr>
          <w:rFonts w:ascii="宋体" w:hAnsi="宋体" w:cs="宋体" w:hint="eastAsia"/>
          <w:kern w:val="0"/>
          <w:sz w:val="24"/>
        </w:rPr>
        <w:t>之一的形式交付，</w:t>
      </w:r>
      <w:r>
        <w:rPr>
          <w:rFonts w:ascii="宋体" w:hAnsi="宋体" w:cs="宋体" w:hint="eastAsia"/>
          <w:b/>
          <w:bCs/>
          <w:kern w:val="0"/>
          <w:sz w:val="24"/>
        </w:rPr>
        <w:t>项目交付文档包括</w:t>
      </w:r>
      <w:proofErr w:type="gramStart"/>
      <w:r>
        <w:rPr>
          <w:rFonts w:ascii="宋体" w:hAnsi="宋体" w:cs="宋体" w:hint="eastAsia"/>
          <w:b/>
          <w:bCs/>
          <w:kern w:val="0"/>
          <w:sz w:val="24"/>
        </w:rPr>
        <w:t>以下但</w:t>
      </w:r>
      <w:proofErr w:type="gramEnd"/>
      <w:r>
        <w:rPr>
          <w:rFonts w:ascii="宋体" w:hAnsi="宋体" w:cs="宋体" w:hint="eastAsia"/>
          <w:b/>
          <w:bCs/>
          <w:kern w:val="0"/>
          <w:sz w:val="24"/>
        </w:rPr>
        <w:t>不限于：</w:t>
      </w:r>
      <w:commentRangeEnd w:id="371"/>
      <w:r>
        <w:rPr>
          <w:rStyle w:val="af7"/>
        </w:rPr>
        <w:commentReference w:id="371"/>
      </w:r>
    </w:p>
    <w:tbl>
      <w:tblPr>
        <w:tblW w:w="5164" w:type="pct"/>
        <w:shd w:val="clear" w:color="auto" w:fill="FFFFFF"/>
        <w:tblCellMar>
          <w:left w:w="0" w:type="dxa"/>
          <w:right w:w="0" w:type="dxa"/>
        </w:tblCellMar>
        <w:tblLook w:val="04A0" w:firstRow="1" w:lastRow="0" w:firstColumn="1" w:lastColumn="0" w:noHBand="0" w:noVBand="1"/>
      </w:tblPr>
      <w:tblGrid>
        <w:gridCol w:w="1119"/>
        <w:gridCol w:w="1528"/>
        <w:gridCol w:w="1833"/>
        <w:gridCol w:w="1423"/>
        <w:gridCol w:w="1123"/>
        <w:gridCol w:w="3055"/>
      </w:tblGrid>
      <w:tr w:rsidR="001C0629" w14:paraId="50C3C9A1" w14:textId="77777777">
        <w:trPr>
          <w:trHeight w:val="224"/>
        </w:trPr>
        <w:tc>
          <w:tcPr>
            <w:tcW w:w="555" w:type="pct"/>
            <w:vMerge w:val="restart"/>
            <w:tcBorders>
              <w:top w:val="single" w:sz="8" w:space="0" w:color="141313"/>
              <w:left w:val="single" w:sz="8" w:space="0" w:color="141313"/>
              <w:bottom w:val="single" w:sz="8" w:space="0" w:color="141313"/>
              <w:right w:val="single" w:sz="8" w:space="0" w:color="141313"/>
            </w:tcBorders>
            <w:shd w:val="clear" w:color="auto" w:fill="E2E2E2"/>
            <w:tcMar>
              <w:top w:w="72" w:type="dxa"/>
              <w:left w:w="144" w:type="dxa"/>
              <w:bottom w:w="72" w:type="dxa"/>
              <w:right w:w="144" w:type="dxa"/>
            </w:tcMar>
            <w:vAlign w:val="center"/>
          </w:tcPr>
          <w:p w14:paraId="45159A3D"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b/>
                <w:bCs/>
                <w:kern w:val="0"/>
                <w:sz w:val="24"/>
              </w:rPr>
              <w:t>阶段</w:t>
            </w:r>
          </w:p>
        </w:tc>
        <w:tc>
          <w:tcPr>
            <w:tcW w:w="758" w:type="pct"/>
            <w:vMerge w:val="restart"/>
            <w:tcBorders>
              <w:top w:val="single" w:sz="8" w:space="0" w:color="141313"/>
              <w:left w:val="nil"/>
              <w:bottom w:val="single" w:sz="8" w:space="0" w:color="141313"/>
              <w:right w:val="single" w:sz="8" w:space="0" w:color="141313"/>
            </w:tcBorders>
            <w:shd w:val="clear" w:color="auto" w:fill="E2E2E2"/>
            <w:tcMar>
              <w:top w:w="72" w:type="dxa"/>
              <w:left w:w="144" w:type="dxa"/>
              <w:bottom w:w="72" w:type="dxa"/>
              <w:right w:w="144" w:type="dxa"/>
            </w:tcMar>
            <w:vAlign w:val="center"/>
          </w:tcPr>
          <w:p w14:paraId="68CAFD2F"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b/>
                <w:bCs/>
                <w:kern w:val="0"/>
                <w:sz w:val="24"/>
              </w:rPr>
              <w:t>关键任务</w:t>
            </w:r>
          </w:p>
        </w:tc>
        <w:tc>
          <w:tcPr>
            <w:tcW w:w="3687" w:type="pct"/>
            <w:gridSpan w:val="4"/>
            <w:tcBorders>
              <w:top w:val="single" w:sz="8" w:space="0" w:color="141313"/>
              <w:left w:val="nil"/>
              <w:bottom w:val="single" w:sz="8" w:space="0" w:color="141313"/>
              <w:right w:val="single" w:sz="8" w:space="0" w:color="141313"/>
            </w:tcBorders>
            <w:shd w:val="clear" w:color="auto" w:fill="E2E2E2"/>
            <w:tcMar>
              <w:top w:w="72" w:type="dxa"/>
              <w:left w:w="144" w:type="dxa"/>
              <w:bottom w:w="72" w:type="dxa"/>
              <w:right w:w="144" w:type="dxa"/>
            </w:tcMar>
            <w:vAlign w:val="center"/>
          </w:tcPr>
          <w:p w14:paraId="4E5FEAE9"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b/>
                <w:bCs/>
                <w:kern w:val="0"/>
                <w:sz w:val="24"/>
              </w:rPr>
              <w:t>项目中的文档</w:t>
            </w:r>
          </w:p>
        </w:tc>
      </w:tr>
      <w:tr w:rsidR="001C0629" w14:paraId="7E7AAD46" w14:textId="77777777">
        <w:trPr>
          <w:trHeight w:val="83"/>
        </w:trPr>
        <w:tc>
          <w:tcPr>
            <w:tcW w:w="0" w:type="auto"/>
            <w:vMerge/>
            <w:tcBorders>
              <w:top w:val="single" w:sz="8" w:space="0" w:color="141313"/>
              <w:left w:val="single" w:sz="8" w:space="0" w:color="141313"/>
              <w:bottom w:val="single" w:sz="8" w:space="0" w:color="141313"/>
              <w:right w:val="single" w:sz="8" w:space="0" w:color="141313"/>
            </w:tcBorders>
            <w:shd w:val="clear" w:color="auto" w:fill="FFFFFF"/>
            <w:vAlign w:val="center"/>
          </w:tcPr>
          <w:p w14:paraId="021B0F4B" w14:textId="77777777" w:rsidR="001C0629" w:rsidRDefault="001C0629">
            <w:pPr>
              <w:widowControl/>
              <w:spacing w:line="360" w:lineRule="auto"/>
              <w:jc w:val="left"/>
              <w:rPr>
                <w:rFonts w:ascii="宋体" w:hAnsi="宋体" w:cs="Lucida Grande"/>
                <w:kern w:val="0"/>
                <w:sz w:val="24"/>
              </w:rPr>
            </w:pPr>
          </w:p>
        </w:tc>
        <w:tc>
          <w:tcPr>
            <w:tcW w:w="0" w:type="auto"/>
            <w:vMerge/>
            <w:tcBorders>
              <w:top w:val="single" w:sz="8" w:space="0" w:color="141313"/>
              <w:left w:val="nil"/>
              <w:bottom w:val="single" w:sz="8" w:space="0" w:color="141313"/>
              <w:right w:val="single" w:sz="8" w:space="0" w:color="141313"/>
            </w:tcBorders>
            <w:shd w:val="clear" w:color="auto" w:fill="FFFFFF"/>
            <w:vAlign w:val="center"/>
          </w:tcPr>
          <w:p w14:paraId="63264FA4" w14:textId="77777777" w:rsidR="001C0629" w:rsidRDefault="001C0629">
            <w:pPr>
              <w:widowControl/>
              <w:spacing w:line="360" w:lineRule="auto"/>
              <w:jc w:val="left"/>
              <w:rPr>
                <w:rFonts w:ascii="宋体" w:hAnsi="宋体" w:cs="Lucida Grande"/>
                <w:kern w:val="0"/>
                <w:sz w:val="24"/>
              </w:rPr>
            </w:pPr>
          </w:p>
        </w:tc>
        <w:tc>
          <w:tcPr>
            <w:tcW w:w="909" w:type="pct"/>
            <w:tcBorders>
              <w:top w:val="nil"/>
              <w:left w:val="nil"/>
              <w:bottom w:val="single" w:sz="8" w:space="0" w:color="141313"/>
              <w:right w:val="single" w:sz="8" w:space="0" w:color="141313"/>
            </w:tcBorders>
            <w:shd w:val="clear" w:color="auto" w:fill="E2E2E2"/>
            <w:tcMar>
              <w:top w:w="72" w:type="dxa"/>
              <w:left w:w="144" w:type="dxa"/>
              <w:bottom w:w="72" w:type="dxa"/>
              <w:right w:w="144" w:type="dxa"/>
            </w:tcMar>
            <w:vAlign w:val="center"/>
          </w:tcPr>
          <w:p w14:paraId="4FCA248A"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b/>
                <w:bCs/>
                <w:kern w:val="0"/>
                <w:sz w:val="24"/>
              </w:rPr>
              <w:t>实施文档</w:t>
            </w:r>
          </w:p>
        </w:tc>
        <w:tc>
          <w:tcPr>
            <w:tcW w:w="1263" w:type="pct"/>
            <w:gridSpan w:val="2"/>
            <w:tcBorders>
              <w:top w:val="nil"/>
              <w:left w:val="nil"/>
              <w:bottom w:val="single" w:sz="8" w:space="0" w:color="141313"/>
              <w:right w:val="single" w:sz="8" w:space="0" w:color="141313"/>
            </w:tcBorders>
            <w:shd w:val="clear" w:color="auto" w:fill="E2E2E2"/>
            <w:tcMar>
              <w:top w:w="72" w:type="dxa"/>
              <w:left w:w="144" w:type="dxa"/>
              <w:bottom w:w="72" w:type="dxa"/>
              <w:right w:w="144" w:type="dxa"/>
            </w:tcMar>
            <w:vAlign w:val="center"/>
          </w:tcPr>
          <w:p w14:paraId="18E8AA70"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b/>
                <w:bCs/>
                <w:kern w:val="0"/>
                <w:sz w:val="24"/>
              </w:rPr>
              <w:t>项目管理</w:t>
            </w:r>
            <w:r>
              <w:rPr>
                <w:rFonts w:ascii="宋体" w:hAnsi="宋体"/>
                <w:b/>
                <w:bCs/>
                <w:kern w:val="0"/>
                <w:sz w:val="24"/>
              </w:rPr>
              <w:t>(</w:t>
            </w:r>
            <w:r>
              <w:rPr>
                <w:rFonts w:ascii="宋体" w:hAnsi="宋体" w:cs="Lucida Grande" w:hint="eastAsia"/>
                <w:b/>
                <w:bCs/>
                <w:kern w:val="0"/>
                <w:sz w:val="24"/>
              </w:rPr>
              <w:t>过程文档</w:t>
            </w:r>
            <w:r>
              <w:rPr>
                <w:rFonts w:ascii="宋体" w:hAnsi="宋体"/>
                <w:b/>
                <w:bCs/>
                <w:kern w:val="0"/>
                <w:sz w:val="24"/>
              </w:rPr>
              <w:t>)</w:t>
            </w:r>
          </w:p>
        </w:tc>
        <w:tc>
          <w:tcPr>
            <w:tcW w:w="1514" w:type="pct"/>
            <w:tcBorders>
              <w:top w:val="nil"/>
              <w:left w:val="nil"/>
              <w:bottom w:val="single" w:sz="8" w:space="0" w:color="141313"/>
              <w:right w:val="single" w:sz="8" w:space="0" w:color="141313"/>
            </w:tcBorders>
            <w:shd w:val="clear" w:color="auto" w:fill="E2E2E2"/>
            <w:tcMar>
              <w:top w:w="72" w:type="dxa"/>
              <w:left w:w="144" w:type="dxa"/>
              <w:bottom w:w="72" w:type="dxa"/>
              <w:right w:w="144" w:type="dxa"/>
            </w:tcMar>
            <w:vAlign w:val="center"/>
          </w:tcPr>
          <w:p w14:paraId="30DF382C" w14:textId="77777777" w:rsidR="001C0629" w:rsidRDefault="00031510">
            <w:pPr>
              <w:widowControl/>
              <w:spacing w:line="360" w:lineRule="auto"/>
              <w:jc w:val="center"/>
              <w:rPr>
                <w:rFonts w:ascii="宋体" w:hAnsi="宋体" w:cs="Lucida Grande"/>
                <w:kern w:val="0"/>
                <w:sz w:val="24"/>
              </w:rPr>
            </w:pPr>
            <w:r>
              <w:rPr>
                <w:rFonts w:ascii="宋体" w:hAnsi="宋体" w:cs="Lucida Grande" w:hint="eastAsia"/>
                <w:b/>
                <w:bCs/>
                <w:kern w:val="0"/>
                <w:sz w:val="24"/>
              </w:rPr>
              <w:t>系统验证（</w:t>
            </w:r>
            <w:r>
              <w:rPr>
                <w:rFonts w:ascii="宋体" w:hAnsi="宋体"/>
                <w:b/>
                <w:bCs/>
                <w:kern w:val="0"/>
                <w:sz w:val="24"/>
              </w:rPr>
              <w:t>CSV</w:t>
            </w:r>
            <w:r>
              <w:rPr>
                <w:rFonts w:ascii="宋体" w:hAnsi="宋体" w:cs="Lucida Grande" w:hint="eastAsia"/>
                <w:b/>
                <w:bCs/>
                <w:kern w:val="0"/>
                <w:sz w:val="24"/>
              </w:rPr>
              <w:t>文档）</w:t>
            </w:r>
          </w:p>
        </w:tc>
      </w:tr>
      <w:tr w:rsidR="001C0629" w14:paraId="32574E9C" w14:textId="77777777">
        <w:trPr>
          <w:trHeight w:val="758"/>
        </w:trPr>
        <w:tc>
          <w:tcPr>
            <w:tcW w:w="555" w:type="pct"/>
            <w:tcBorders>
              <w:top w:val="nil"/>
              <w:left w:val="single" w:sz="8" w:space="0" w:color="141313"/>
              <w:bottom w:val="single" w:sz="8" w:space="0" w:color="141313"/>
              <w:right w:val="single" w:sz="8" w:space="0" w:color="141313"/>
            </w:tcBorders>
            <w:shd w:val="clear" w:color="auto" w:fill="FFFFFF"/>
            <w:tcMar>
              <w:top w:w="72" w:type="dxa"/>
              <w:left w:w="144" w:type="dxa"/>
              <w:bottom w:w="72" w:type="dxa"/>
              <w:right w:w="144" w:type="dxa"/>
            </w:tcMar>
            <w:vAlign w:val="center"/>
          </w:tcPr>
          <w:p w14:paraId="43564699" w14:textId="77777777" w:rsidR="001C0629" w:rsidRDefault="00031510">
            <w:pPr>
              <w:widowControl/>
              <w:jc w:val="left"/>
              <w:rPr>
                <w:rFonts w:ascii="宋体" w:hAnsi="宋体" w:cs="Lucida Grande"/>
                <w:kern w:val="0"/>
                <w:sz w:val="22"/>
              </w:rPr>
            </w:pPr>
            <w:r>
              <w:rPr>
                <w:rFonts w:ascii="宋体" w:hAnsi="宋体" w:cs="Lucida Grande" w:hint="eastAsia"/>
                <w:i/>
                <w:iCs/>
                <w:kern w:val="0"/>
                <w:sz w:val="22"/>
              </w:rPr>
              <w:t>项目</w:t>
            </w:r>
          </w:p>
          <w:p w14:paraId="5FDF3246" w14:textId="77777777" w:rsidR="001C0629" w:rsidRDefault="00031510">
            <w:pPr>
              <w:widowControl/>
              <w:jc w:val="left"/>
              <w:rPr>
                <w:rFonts w:ascii="宋体" w:hAnsi="宋体" w:cs="Lucida Grande"/>
                <w:kern w:val="0"/>
                <w:sz w:val="22"/>
              </w:rPr>
            </w:pPr>
            <w:r>
              <w:rPr>
                <w:rFonts w:ascii="宋体" w:hAnsi="宋体" w:cs="Lucida Grande" w:hint="eastAsia"/>
                <w:i/>
                <w:iCs/>
                <w:kern w:val="0"/>
                <w:sz w:val="22"/>
              </w:rPr>
              <w:t>准备</w:t>
            </w:r>
          </w:p>
        </w:tc>
        <w:tc>
          <w:tcPr>
            <w:tcW w:w="758"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10988757"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项目启动</w:t>
            </w:r>
          </w:p>
        </w:tc>
        <w:tc>
          <w:tcPr>
            <w:tcW w:w="909"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468CDB43"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项目主计划；启动会材料；</w:t>
            </w:r>
          </w:p>
          <w:p w14:paraId="24C47E32"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文档模板</w:t>
            </w:r>
          </w:p>
        </w:tc>
        <w:tc>
          <w:tcPr>
            <w:tcW w:w="706"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212A0A60"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项目计划（人员、沟通、配置、变更）</w:t>
            </w:r>
          </w:p>
          <w:p w14:paraId="64DCBFEB" w14:textId="77777777" w:rsidR="001C0629" w:rsidRDefault="00031510">
            <w:pPr>
              <w:widowControl/>
              <w:jc w:val="left"/>
              <w:rPr>
                <w:rFonts w:ascii="宋体" w:hAnsi="宋体" w:cs="Lucida Grande"/>
                <w:kern w:val="0"/>
                <w:sz w:val="22"/>
              </w:rPr>
            </w:pPr>
            <w:proofErr w:type="gramStart"/>
            <w:r>
              <w:rPr>
                <w:rFonts w:ascii="宋体" w:hAnsi="宋体" w:cs="Lucida Grande" w:hint="eastAsia"/>
                <w:kern w:val="0"/>
                <w:sz w:val="22"/>
              </w:rPr>
              <w:t>项目排程</w:t>
            </w:r>
            <w:proofErr w:type="gramEnd"/>
          </w:p>
        </w:tc>
        <w:tc>
          <w:tcPr>
            <w:tcW w:w="557" w:type="pct"/>
            <w:vMerge w:val="restar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03BB794F"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项目周报</w:t>
            </w:r>
          </w:p>
          <w:p w14:paraId="4A29847F"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项目月报</w:t>
            </w:r>
          </w:p>
          <w:p w14:paraId="35CCC9D7"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项目通讯</w:t>
            </w:r>
          </w:p>
          <w:p w14:paraId="0C67FE72"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风险问题跟踪表</w:t>
            </w:r>
          </w:p>
          <w:p w14:paraId="0C991DE1"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会议纪要</w:t>
            </w:r>
          </w:p>
        </w:tc>
        <w:tc>
          <w:tcPr>
            <w:tcW w:w="1514"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691BF8A2" w14:textId="77777777" w:rsidR="001C0629" w:rsidRDefault="00031510">
            <w:pPr>
              <w:widowControl/>
              <w:jc w:val="left"/>
              <w:rPr>
                <w:rFonts w:ascii="宋体" w:hAnsi="宋体" w:cs="Lucida Grande"/>
                <w:kern w:val="0"/>
                <w:sz w:val="22"/>
              </w:rPr>
            </w:pPr>
            <w:r>
              <w:rPr>
                <w:rFonts w:ascii="宋体" w:hAnsi="宋体"/>
                <w:kern w:val="0"/>
                <w:sz w:val="22"/>
              </w:rPr>
              <w:t>URS</w:t>
            </w:r>
            <w:r>
              <w:rPr>
                <w:rFonts w:ascii="宋体" w:hAnsi="宋体" w:cs="Lucida Grande" w:hint="eastAsia"/>
                <w:kern w:val="0"/>
                <w:sz w:val="22"/>
              </w:rPr>
              <w:t>正式版</w:t>
            </w:r>
            <w:r>
              <w:rPr>
                <w:rFonts w:ascii="宋体" w:hAnsi="宋体"/>
                <w:kern w:val="0"/>
                <w:sz w:val="22"/>
              </w:rPr>
              <w:t>(</w:t>
            </w:r>
            <w:r>
              <w:rPr>
                <w:rFonts w:ascii="宋体" w:hAnsi="宋体" w:cs="Lucida Grande" w:hint="eastAsia"/>
                <w:kern w:val="0"/>
                <w:sz w:val="22"/>
              </w:rPr>
              <w:t>甲方公司</w:t>
            </w:r>
            <w:r>
              <w:rPr>
                <w:rFonts w:ascii="宋体" w:hAnsi="宋体"/>
                <w:kern w:val="0"/>
                <w:sz w:val="22"/>
              </w:rPr>
              <w:t>○</w:t>
            </w:r>
            <w:r>
              <w:rPr>
                <w:rFonts w:ascii="宋体" w:hAnsi="宋体" w:cs="Lucida Grande"/>
                <w:kern w:val="0"/>
                <w:sz w:val="22"/>
              </w:rPr>
              <w:t>XXX</w:t>
            </w:r>
            <w:r>
              <w:rPr>
                <w:rFonts w:ascii="宋体" w:hAnsi="宋体" w:cs="Lucida Grande"/>
                <w:kern w:val="0"/>
                <w:sz w:val="22"/>
              </w:rPr>
              <w:t>公司</w:t>
            </w:r>
            <w:r>
              <w:rPr>
                <w:rFonts w:ascii="宋体" w:hAnsi="宋体" w:cs="Lucida Grande"/>
                <w:kern w:val="0"/>
                <w:sz w:val="22"/>
              </w:rPr>
              <w:t>△</w:t>
            </w:r>
            <w:r>
              <w:rPr>
                <w:rFonts w:ascii="宋体" w:hAnsi="宋体"/>
                <w:kern w:val="0"/>
                <w:sz w:val="22"/>
              </w:rPr>
              <w:t>)</w:t>
            </w:r>
          </w:p>
          <w:p w14:paraId="711E4C05"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验证文档管理规范</w:t>
            </w:r>
            <w:r>
              <w:rPr>
                <w:rFonts w:ascii="宋体" w:hAnsi="宋体"/>
                <w:kern w:val="0"/>
                <w:sz w:val="22"/>
              </w:rPr>
              <w:t>(</w:t>
            </w:r>
            <w:r>
              <w:rPr>
                <w:rFonts w:ascii="宋体" w:hAnsi="宋体" w:cs="Lucida Grande" w:hint="eastAsia"/>
                <w:kern w:val="0"/>
                <w:sz w:val="22"/>
              </w:rPr>
              <w:t>甲方公司○</w:t>
            </w:r>
            <w:r>
              <w:rPr>
                <w:rFonts w:ascii="宋体" w:hAnsi="宋体"/>
                <w:kern w:val="0"/>
                <w:sz w:val="22"/>
              </w:rPr>
              <w:t> </w:t>
            </w:r>
            <w:r>
              <w:rPr>
                <w:rFonts w:ascii="宋体" w:hAnsi="宋体" w:hint="eastAsia"/>
                <w:kern w:val="0"/>
                <w:sz w:val="22"/>
              </w:rPr>
              <w:t>XXX</w:t>
            </w:r>
            <w:r>
              <w:rPr>
                <w:rFonts w:ascii="宋体" w:hAnsi="宋体" w:hint="eastAsia"/>
                <w:kern w:val="0"/>
                <w:sz w:val="22"/>
              </w:rPr>
              <w:t>公司</w:t>
            </w:r>
            <w:r>
              <w:rPr>
                <w:rFonts w:ascii="宋体" w:hAnsi="宋体" w:cs="Lucida Grande" w:hint="eastAsia"/>
                <w:kern w:val="0"/>
                <w:sz w:val="22"/>
              </w:rPr>
              <w:t>△</w:t>
            </w:r>
            <w:r>
              <w:rPr>
                <w:rFonts w:ascii="宋体" w:hAnsi="宋体"/>
                <w:kern w:val="0"/>
                <w:sz w:val="22"/>
              </w:rPr>
              <w:t>)</w:t>
            </w:r>
          </w:p>
        </w:tc>
      </w:tr>
      <w:tr w:rsidR="001C0629" w14:paraId="55041CC8" w14:textId="77777777">
        <w:trPr>
          <w:trHeight w:val="378"/>
        </w:trPr>
        <w:tc>
          <w:tcPr>
            <w:tcW w:w="555" w:type="pct"/>
            <w:tcBorders>
              <w:top w:val="nil"/>
              <w:left w:val="single" w:sz="8" w:space="0" w:color="141313"/>
              <w:bottom w:val="single" w:sz="8" w:space="0" w:color="141313"/>
              <w:right w:val="single" w:sz="8" w:space="0" w:color="141313"/>
            </w:tcBorders>
            <w:shd w:val="clear" w:color="auto" w:fill="FFFFFF"/>
            <w:tcMar>
              <w:top w:w="72" w:type="dxa"/>
              <w:left w:w="144" w:type="dxa"/>
              <w:bottom w:w="72" w:type="dxa"/>
              <w:right w:w="144" w:type="dxa"/>
            </w:tcMar>
            <w:vAlign w:val="center"/>
          </w:tcPr>
          <w:p w14:paraId="5A6F74A3" w14:textId="77777777" w:rsidR="001C0629" w:rsidRDefault="00031510">
            <w:pPr>
              <w:widowControl/>
              <w:jc w:val="left"/>
              <w:rPr>
                <w:rFonts w:ascii="宋体" w:hAnsi="宋体" w:cs="Lucida Grande"/>
                <w:kern w:val="0"/>
                <w:sz w:val="22"/>
              </w:rPr>
            </w:pPr>
            <w:r>
              <w:rPr>
                <w:rFonts w:ascii="宋体" w:hAnsi="宋体" w:cs="Lucida Grande" w:hint="eastAsia"/>
                <w:i/>
                <w:iCs/>
                <w:kern w:val="0"/>
                <w:sz w:val="22"/>
              </w:rPr>
              <w:t>蓝图设计</w:t>
            </w:r>
          </w:p>
        </w:tc>
        <w:tc>
          <w:tcPr>
            <w:tcW w:w="758"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00DA7360"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业务梳理</w:t>
            </w:r>
          </w:p>
          <w:p w14:paraId="5788DB67"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业务设计</w:t>
            </w:r>
          </w:p>
        </w:tc>
        <w:tc>
          <w:tcPr>
            <w:tcW w:w="909"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3855DABB"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调研报告；业务蓝图方案（蓝图汇报材料）</w:t>
            </w:r>
          </w:p>
        </w:tc>
        <w:tc>
          <w:tcPr>
            <w:tcW w:w="706"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50B514D8"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项目计划</w:t>
            </w:r>
          </w:p>
        </w:tc>
        <w:tc>
          <w:tcPr>
            <w:tcW w:w="0" w:type="auto"/>
            <w:vMerge/>
            <w:tcBorders>
              <w:top w:val="nil"/>
              <w:left w:val="nil"/>
              <w:bottom w:val="single" w:sz="8" w:space="0" w:color="141313"/>
              <w:right w:val="single" w:sz="8" w:space="0" w:color="141313"/>
            </w:tcBorders>
            <w:shd w:val="clear" w:color="auto" w:fill="FFFFFF"/>
            <w:vAlign w:val="center"/>
          </w:tcPr>
          <w:p w14:paraId="4DED854C" w14:textId="77777777" w:rsidR="001C0629" w:rsidRDefault="001C0629">
            <w:pPr>
              <w:widowControl/>
              <w:jc w:val="left"/>
              <w:rPr>
                <w:rFonts w:ascii="宋体" w:hAnsi="宋体" w:cs="Lucida Grande"/>
                <w:kern w:val="0"/>
                <w:sz w:val="22"/>
              </w:rPr>
            </w:pPr>
          </w:p>
        </w:tc>
        <w:tc>
          <w:tcPr>
            <w:tcW w:w="1514" w:type="pct"/>
            <w:tcBorders>
              <w:top w:val="nil"/>
              <w:left w:val="nil"/>
              <w:bottom w:val="single" w:sz="8" w:space="0" w:color="141313"/>
              <w:right w:val="single" w:sz="8" w:space="0" w:color="141313"/>
            </w:tcBorders>
            <w:shd w:val="clear" w:color="auto" w:fill="FFFFFF"/>
            <w:vAlign w:val="center"/>
          </w:tcPr>
          <w:p w14:paraId="2C1FA4DA" w14:textId="77777777" w:rsidR="001C0629" w:rsidRDefault="00031510">
            <w:pPr>
              <w:widowControl/>
              <w:ind w:firstLine="160"/>
              <w:jc w:val="left"/>
              <w:rPr>
                <w:rFonts w:ascii="宋体" w:hAnsi="宋体" w:cs="Lucida Grande"/>
                <w:kern w:val="0"/>
                <w:sz w:val="22"/>
              </w:rPr>
            </w:pPr>
            <w:r>
              <w:rPr>
                <w:rFonts w:ascii="宋体" w:hAnsi="宋体" w:cs="Lucida Grande" w:hint="eastAsia"/>
                <w:kern w:val="0"/>
                <w:sz w:val="22"/>
              </w:rPr>
              <w:t>功能需求规范</w:t>
            </w:r>
            <w:r>
              <w:rPr>
                <w:rFonts w:ascii="宋体" w:hAnsi="宋体"/>
                <w:kern w:val="0"/>
                <w:sz w:val="22"/>
              </w:rPr>
              <w:t>(</w:t>
            </w:r>
            <w:r>
              <w:rPr>
                <w:rFonts w:ascii="宋体" w:hAnsi="宋体" w:cs="Lucida Grande" w:hint="eastAsia"/>
                <w:kern w:val="0"/>
                <w:sz w:val="22"/>
              </w:rPr>
              <w:t>甲方公司</w:t>
            </w:r>
            <w:r>
              <w:rPr>
                <w:rFonts w:ascii="宋体" w:hAnsi="宋体" w:cs="Lucida Grande"/>
                <w:kern w:val="0"/>
                <w:sz w:val="22"/>
              </w:rPr>
              <w:t>△</w:t>
            </w:r>
            <w:r>
              <w:rPr>
                <w:rFonts w:ascii="宋体" w:hAnsi="宋体"/>
                <w:kern w:val="0"/>
                <w:sz w:val="22"/>
              </w:rPr>
              <w:t> XXX</w:t>
            </w:r>
            <w:r>
              <w:rPr>
                <w:rFonts w:ascii="宋体" w:hAnsi="宋体"/>
                <w:kern w:val="0"/>
                <w:sz w:val="22"/>
              </w:rPr>
              <w:t>公司</w:t>
            </w:r>
            <w:r>
              <w:rPr>
                <w:rFonts w:ascii="宋体" w:hAnsi="宋体"/>
                <w:kern w:val="0"/>
                <w:sz w:val="22"/>
              </w:rPr>
              <w:t>○)</w:t>
            </w:r>
          </w:p>
        </w:tc>
      </w:tr>
      <w:tr w:rsidR="001C0629" w14:paraId="42EB52F9" w14:textId="77777777">
        <w:trPr>
          <w:trHeight w:val="758"/>
        </w:trPr>
        <w:tc>
          <w:tcPr>
            <w:tcW w:w="555" w:type="pct"/>
            <w:tcBorders>
              <w:top w:val="nil"/>
              <w:left w:val="single" w:sz="8" w:space="0" w:color="141313"/>
              <w:bottom w:val="single" w:sz="8" w:space="0" w:color="141313"/>
              <w:right w:val="single" w:sz="8" w:space="0" w:color="141313"/>
            </w:tcBorders>
            <w:shd w:val="clear" w:color="auto" w:fill="FFFFFF"/>
            <w:tcMar>
              <w:top w:w="72" w:type="dxa"/>
              <w:left w:w="144" w:type="dxa"/>
              <w:bottom w:w="72" w:type="dxa"/>
              <w:right w:w="144" w:type="dxa"/>
            </w:tcMar>
            <w:vAlign w:val="center"/>
          </w:tcPr>
          <w:p w14:paraId="19D0F97A"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系统实现</w:t>
            </w:r>
          </w:p>
        </w:tc>
        <w:tc>
          <w:tcPr>
            <w:tcW w:w="758"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00FF887A"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系统配置调整</w:t>
            </w:r>
          </w:p>
          <w:p w14:paraId="66236AEA" w14:textId="77777777" w:rsidR="001C0629" w:rsidRDefault="00031510">
            <w:pPr>
              <w:widowControl/>
              <w:jc w:val="left"/>
              <w:rPr>
                <w:rFonts w:ascii="宋体" w:hAnsi="宋体" w:cs="Lucida Grande"/>
                <w:kern w:val="0"/>
                <w:sz w:val="22"/>
              </w:rPr>
            </w:pPr>
            <w:r>
              <w:rPr>
                <w:rFonts w:ascii="宋体" w:hAnsi="宋体" w:cs="Lucida Grande" w:hint="eastAsia"/>
                <w:kern w:val="0"/>
                <w:sz w:val="22"/>
              </w:rPr>
              <w:lastRenderedPageBreak/>
              <w:t>开发调整文档</w:t>
            </w:r>
          </w:p>
          <w:p w14:paraId="77C96E7E"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培训计划</w:t>
            </w:r>
          </w:p>
          <w:p w14:paraId="05A0DB20"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报表开发</w:t>
            </w:r>
          </w:p>
        </w:tc>
        <w:tc>
          <w:tcPr>
            <w:tcW w:w="909"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07031E24" w14:textId="77777777" w:rsidR="001C0629" w:rsidRDefault="00031510">
            <w:pPr>
              <w:widowControl/>
              <w:shd w:val="clear" w:color="auto" w:fill="FFFFFF"/>
              <w:spacing w:before="28" w:after="28"/>
              <w:rPr>
                <w:rFonts w:ascii="宋体" w:hAnsi="宋体"/>
                <w:kern w:val="0"/>
                <w:sz w:val="22"/>
              </w:rPr>
            </w:pPr>
            <w:r>
              <w:rPr>
                <w:rFonts w:ascii="宋体" w:hAnsi="宋体" w:hint="eastAsia"/>
                <w:kern w:val="0"/>
                <w:sz w:val="22"/>
              </w:rPr>
              <w:lastRenderedPageBreak/>
              <w:t>系统安装文档；系统配置文档；开发文档；单元</w:t>
            </w:r>
            <w:r>
              <w:rPr>
                <w:rFonts w:ascii="宋体" w:hAnsi="宋体" w:hint="eastAsia"/>
                <w:kern w:val="0"/>
                <w:sz w:val="22"/>
              </w:rPr>
              <w:lastRenderedPageBreak/>
              <w:t>测试</w:t>
            </w:r>
            <w:r>
              <w:rPr>
                <w:rFonts w:ascii="宋体" w:hAnsi="宋体"/>
                <w:kern w:val="0"/>
                <w:sz w:val="22"/>
              </w:rPr>
              <w:t>/</w:t>
            </w:r>
            <w:r>
              <w:rPr>
                <w:rFonts w:ascii="宋体" w:hAnsi="宋体"/>
                <w:kern w:val="0"/>
                <w:sz w:val="22"/>
              </w:rPr>
              <w:t>集成测试文档</w:t>
            </w:r>
          </w:p>
        </w:tc>
        <w:tc>
          <w:tcPr>
            <w:tcW w:w="706"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1DA7F172" w14:textId="77777777" w:rsidR="001C0629" w:rsidRDefault="00031510">
            <w:pPr>
              <w:widowControl/>
              <w:jc w:val="left"/>
              <w:rPr>
                <w:rFonts w:ascii="宋体" w:hAnsi="宋体" w:cs="Lucida Grande"/>
                <w:kern w:val="0"/>
                <w:sz w:val="22"/>
              </w:rPr>
            </w:pPr>
            <w:r>
              <w:rPr>
                <w:rFonts w:ascii="宋体" w:hAnsi="宋体" w:cs="Lucida Grande" w:hint="eastAsia"/>
                <w:kern w:val="0"/>
                <w:sz w:val="22"/>
              </w:rPr>
              <w:lastRenderedPageBreak/>
              <w:t>项目计划</w:t>
            </w:r>
          </w:p>
        </w:tc>
        <w:tc>
          <w:tcPr>
            <w:tcW w:w="0" w:type="auto"/>
            <w:vMerge/>
            <w:tcBorders>
              <w:top w:val="nil"/>
              <w:left w:val="nil"/>
              <w:bottom w:val="single" w:sz="8" w:space="0" w:color="141313"/>
              <w:right w:val="single" w:sz="8" w:space="0" w:color="141313"/>
            </w:tcBorders>
            <w:shd w:val="clear" w:color="auto" w:fill="FFFFFF"/>
            <w:vAlign w:val="center"/>
          </w:tcPr>
          <w:p w14:paraId="4EE655E4" w14:textId="77777777" w:rsidR="001C0629" w:rsidRDefault="001C0629">
            <w:pPr>
              <w:widowControl/>
              <w:jc w:val="left"/>
              <w:rPr>
                <w:rFonts w:ascii="宋体" w:hAnsi="宋体" w:cs="Lucida Grande"/>
                <w:kern w:val="0"/>
                <w:sz w:val="22"/>
              </w:rPr>
            </w:pPr>
          </w:p>
        </w:tc>
        <w:tc>
          <w:tcPr>
            <w:tcW w:w="1514"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7579DD7F"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流程规格</w:t>
            </w:r>
            <w:r>
              <w:rPr>
                <w:rFonts w:ascii="宋体" w:hAnsi="宋体"/>
                <w:kern w:val="0"/>
                <w:sz w:val="22"/>
              </w:rPr>
              <w:t>(</w:t>
            </w:r>
            <w:r>
              <w:rPr>
                <w:rFonts w:ascii="宋体" w:hAnsi="宋体" w:cs="Lucida Grande" w:hint="eastAsia"/>
                <w:kern w:val="0"/>
                <w:sz w:val="22"/>
              </w:rPr>
              <w:t>甲方公司△</w:t>
            </w:r>
            <w:r>
              <w:rPr>
                <w:rFonts w:ascii="宋体" w:hAnsi="宋体" w:cs="Lucida Grande"/>
                <w:kern w:val="0"/>
                <w:sz w:val="22"/>
              </w:rPr>
              <w:t>XXX</w:t>
            </w:r>
            <w:r>
              <w:rPr>
                <w:rFonts w:ascii="宋体" w:hAnsi="宋体" w:cs="Lucida Grande"/>
                <w:kern w:val="0"/>
                <w:sz w:val="22"/>
              </w:rPr>
              <w:t>公司</w:t>
            </w:r>
            <w:r>
              <w:rPr>
                <w:rFonts w:ascii="宋体" w:hAnsi="宋体"/>
                <w:kern w:val="0"/>
                <w:sz w:val="22"/>
              </w:rPr>
              <w:t> </w:t>
            </w:r>
            <w:r>
              <w:rPr>
                <w:rFonts w:ascii="宋体" w:hAnsi="宋体" w:cs="Lucida Grande" w:hint="eastAsia"/>
                <w:kern w:val="0"/>
                <w:sz w:val="22"/>
              </w:rPr>
              <w:t>○</w:t>
            </w:r>
            <w:r>
              <w:rPr>
                <w:rFonts w:ascii="宋体" w:hAnsi="宋体"/>
                <w:kern w:val="0"/>
                <w:sz w:val="22"/>
              </w:rPr>
              <w:t>)</w:t>
            </w:r>
          </w:p>
          <w:p w14:paraId="5F3350E3" w14:textId="77777777" w:rsidR="001C0629" w:rsidRDefault="00031510">
            <w:pPr>
              <w:widowControl/>
              <w:jc w:val="left"/>
              <w:rPr>
                <w:rFonts w:ascii="宋体" w:hAnsi="宋体" w:cs="Lucida Grande"/>
                <w:kern w:val="0"/>
                <w:sz w:val="22"/>
              </w:rPr>
            </w:pPr>
            <w:r>
              <w:rPr>
                <w:rFonts w:ascii="宋体" w:hAnsi="宋体" w:cs="Lucida Grande" w:hint="eastAsia"/>
                <w:kern w:val="0"/>
                <w:sz w:val="22"/>
              </w:rPr>
              <w:lastRenderedPageBreak/>
              <w:t>权限规格</w:t>
            </w:r>
            <w:r>
              <w:rPr>
                <w:rFonts w:ascii="宋体" w:hAnsi="宋体"/>
                <w:kern w:val="0"/>
                <w:sz w:val="22"/>
              </w:rPr>
              <w:t>(</w:t>
            </w:r>
            <w:r>
              <w:rPr>
                <w:rFonts w:ascii="宋体" w:hAnsi="宋体" w:cs="Lucida Grande" w:hint="eastAsia"/>
                <w:kern w:val="0"/>
                <w:sz w:val="22"/>
              </w:rPr>
              <w:t>甲方公司△</w:t>
            </w:r>
            <w:r>
              <w:rPr>
                <w:rFonts w:ascii="宋体" w:hAnsi="宋体"/>
                <w:kern w:val="0"/>
                <w:sz w:val="22"/>
              </w:rPr>
              <w:t> XXX</w:t>
            </w:r>
            <w:r>
              <w:rPr>
                <w:rFonts w:ascii="宋体" w:hAnsi="宋体"/>
                <w:kern w:val="0"/>
                <w:sz w:val="22"/>
              </w:rPr>
              <w:t>公司</w:t>
            </w:r>
            <w:r>
              <w:rPr>
                <w:rFonts w:ascii="宋体" w:hAnsi="宋体" w:cs="Lucida Grande" w:hint="eastAsia"/>
                <w:kern w:val="0"/>
                <w:sz w:val="22"/>
              </w:rPr>
              <w:t>○</w:t>
            </w:r>
            <w:r>
              <w:rPr>
                <w:rFonts w:ascii="宋体" w:hAnsi="宋体"/>
                <w:kern w:val="0"/>
                <w:sz w:val="22"/>
              </w:rPr>
              <w:t>)</w:t>
            </w:r>
          </w:p>
          <w:p w14:paraId="4EB30921"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开发规格</w:t>
            </w:r>
            <w:r>
              <w:rPr>
                <w:rFonts w:ascii="宋体" w:hAnsi="宋体"/>
                <w:kern w:val="0"/>
                <w:sz w:val="22"/>
              </w:rPr>
              <w:t>(</w:t>
            </w:r>
            <w:r>
              <w:rPr>
                <w:rFonts w:ascii="宋体" w:hAnsi="宋体" w:cs="Lucida Grande" w:hint="eastAsia"/>
                <w:kern w:val="0"/>
                <w:sz w:val="22"/>
              </w:rPr>
              <w:t>甲方公司△</w:t>
            </w:r>
            <w:r>
              <w:rPr>
                <w:rFonts w:ascii="宋体" w:hAnsi="宋体"/>
                <w:kern w:val="0"/>
                <w:sz w:val="22"/>
              </w:rPr>
              <w:t> XXX</w:t>
            </w:r>
            <w:r>
              <w:rPr>
                <w:rFonts w:ascii="宋体" w:hAnsi="宋体"/>
                <w:kern w:val="0"/>
                <w:sz w:val="22"/>
              </w:rPr>
              <w:t>公司</w:t>
            </w:r>
            <w:r>
              <w:rPr>
                <w:rFonts w:ascii="宋体" w:hAnsi="宋体" w:cs="Lucida Grande" w:hint="eastAsia"/>
                <w:kern w:val="0"/>
                <w:sz w:val="22"/>
              </w:rPr>
              <w:t>○</w:t>
            </w:r>
            <w:r>
              <w:rPr>
                <w:rFonts w:ascii="宋体" w:hAnsi="宋体"/>
                <w:kern w:val="0"/>
                <w:sz w:val="22"/>
              </w:rPr>
              <w:t>)</w:t>
            </w:r>
          </w:p>
          <w:p w14:paraId="457209B6"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设计确认报告</w:t>
            </w:r>
            <w:r>
              <w:rPr>
                <w:rFonts w:ascii="宋体" w:hAnsi="宋体"/>
                <w:kern w:val="0"/>
                <w:sz w:val="22"/>
              </w:rPr>
              <w:t>(</w:t>
            </w:r>
            <w:r>
              <w:rPr>
                <w:rFonts w:ascii="宋体" w:hAnsi="宋体" w:cs="Lucida Grande" w:hint="eastAsia"/>
                <w:kern w:val="0"/>
                <w:sz w:val="22"/>
              </w:rPr>
              <w:t>甲方公司</w:t>
            </w:r>
            <w:r>
              <w:rPr>
                <w:rFonts w:ascii="宋体" w:hAnsi="宋体" w:cs="Lucida Grande"/>
                <w:kern w:val="0"/>
                <w:sz w:val="22"/>
              </w:rPr>
              <w:t>△</w:t>
            </w:r>
            <w:r>
              <w:rPr>
                <w:rFonts w:ascii="宋体" w:hAnsi="宋体"/>
                <w:kern w:val="0"/>
                <w:sz w:val="22"/>
              </w:rPr>
              <w:t> XXX</w:t>
            </w:r>
            <w:r>
              <w:rPr>
                <w:rFonts w:ascii="宋体" w:hAnsi="宋体"/>
                <w:kern w:val="0"/>
                <w:sz w:val="22"/>
              </w:rPr>
              <w:t>公司</w:t>
            </w:r>
            <w:r>
              <w:rPr>
                <w:rFonts w:ascii="宋体" w:hAnsi="宋体"/>
                <w:kern w:val="0"/>
                <w:sz w:val="22"/>
              </w:rPr>
              <w:t>○)</w:t>
            </w:r>
          </w:p>
        </w:tc>
      </w:tr>
      <w:tr w:rsidR="001C0629" w14:paraId="1219A8DB" w14:textId="77777777">
        <w:trPr>
          <w:trHeight w:val="1264"/>
        </w:trPr>
        <w:tc>
          <w:tcPr>
            <w:tcW w:w="555" w:type="pct"/>
            <w:tcBorders>
              <w:top w:val="nil"/>
              <w:left w:val="single" w:sz="8" w:space="0" w:color="141313"/>
              <w:bottom w:val="single" w:sz="8" w:space="0" w:color="141313"/>
              <w:right w:val="single" w:sz="8" w:space="0" w:color="141313"/>
            </w:tcBorders>
            <w:shd w:val="clear" w:color="auto" w:fill="FFFFFF"/>
            <w:tcMar>
              <w:top w:w="72" w:type="dxa"/>
              <w:left w:w="144" w:type="dxa"/>
              <w:bottom w:w="72" w:type="dxa"/>
              <w:right w:w="144" w:type="dxa"/>
            </w:tcMar>
            <w:vAlign w:val="center"/>
          </w:tcPr>
          <w:p w14:paraId="58DAFBB6" w14:textId="77777777" w:rsidR="001C0629" w:rsidRDefault="00031510">
            <w:pPr>
              <w:widowControl/>
              <w:jc w:val="left"/>
              <w:rPr>
                <w:rFonts w:ascii="宋体" w:hAnsi="宋体" w:cs="Lucida Grande"/>
                <w:kern w:val="0"/>
                <w:sz w:val="22"/>
              </w:rPr>
            </w:pPr>
            <w:r>
              <w:rPr>
                <w:rFonts w:ascii="宋体" w:hAnsi="宋体" w:cs="Lucida Grande" w:hint="eastAsia"/>
                <w:kern w:val="0"/>
                <w:sz w:val="22"/>
              </w:rPr>
              <w:lastRenderedPageBreak/>
              <w:t>测试和培训</w:t>
            </w:r>
          </w:p>
        </w:tc>
        <w:tc>
          <w:tcPr>
            <w:tcW w:w="758"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63F76C7A"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数据准备</w:t>
            </w:r>
          </w:p>
          <w:p w14:paraId="26096BB9"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用户测试</w:t>
            </w:r>
          </w:p>
          <w:p w14:paraId="52766528"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用户培训</w:t>
            </w:r>
          </w:p>
          <w:p w14:paraId="23139E47"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系统切换</w:t>
            </w:r>
          </w:p>
        </w:tc>
        <w:tc>
          <w:tcPr>
            <w:tcW w:w="909"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42ABCF1A" w14:textId="77777777" w:rsidR="001C0629" w:rsidRDefault="00031510">
            <w:pPr>
              <w:widowControl/>
              <w:jc w:val="left"/>
              <w:rPr>
                <w:rFonts w:ascii="宋体" w:hAnsi="宋体" w:cs="Lucida Grande"/>
                <w:kern w:val="0"/>
                <w:sz w:val="22"/>
              </w:rPr>
            </w:pPr>
            <w:r>
              <w:rPr>
                <w:rFonts w:ascii="宋体" w:hAnsi="宋体" w:hint="eastAsia"/>
                <w:kern w:val="0"/>
                <w:sz w:val="22"/>
                <w:lang w:val="en-AU"/>
              </w:rPr>
              <w:t>初始数据准备文档</w:t>
            </w:r>
            <w:r>
              <w:rPr>
                <w:rFonts w:ascii="宋体" w:hAnsi="宋体" w:hint="eastAsia"/>
                <w:kern w:val="0"/>
                <w:sz w:val="22"/>
              </w:rPr>
              <w:t>；</w:t>
            </w:r>
            <w:r>
              <w:rPr>
                <w:rFonts w:ascii="宋体" w:hAnsi="宋体"/>
                <w:kern w:val="0"/>
                <w:sz w:val="22"/>
                <w:lang w:val="en-AU"/>
              </w:rPr>
              <w:t>UAT</w:t>
            </w:r>
            <w:r>
              <w:rPr>
                <w:rFonts w:ascii="宋体" w:hAnsi="宋体" w:hint="eastAsia"/>
                <w:kern w:val="0"/>
                <w:sz w:val="22"/>
              </w:rPr>
              <w:t>测试文档；</w:t>
            </w:r>
            <w:r>
              <w:rPr>
                <w:rFonts w:ascii="宋体" w:hAnsi="宋体" w:hint="eastAsia"/>
                <w:kern w:val="0"/>
                <w:sz w:val="22"/>
                <w:lang w:val="en-AU"/>
              </w:rPr>
              <w:t>培训文档和录屏</w:t>
            </w:r>
            <w:r>
              <w:rPr>
                <w:rFonts w:ascii="宋体" w:hAnsi="宋体"/>
                <w:kern w:val="0"/>
                <w:sz w:val="22"/>
                <w:lang w:val="en-AU"/>
              </w:rPr>
              <w:t>;</w:t>
            </w:r>
            <w:r>
              <w:rPr>
                <w:rFonts w:ascii="宋体" w:hAnsi="宋体" w:hint="eastAsia"/>
                <w:kern w:val="0"/>
                <w:sz w:val="22"/>
              </w:rPr>
              <w:t>系统切换计划；</w:t>
            </w:r>
          </w:p>
        </w:tc>
        <w:tc>
          <w:tcPr>
            <w:tcW w:w="706"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5434F2F5"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用户测试结果</w:t>
            </w:r>
          </w:p>
          <w:p w14:paraId="0E598B08"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系统切换确认培训签到表</w:t>
            </w:r>
          </w:p>
        </w:tc>
        <w:tc>
          <w:tcPr>
            <w:tcW w:w="0" w:type="auto"/>
            <w:vMerge/>
            <w:tcBorders>
              <w:top w:val="nil"/>
              <w:left w:val="nil"/>
              <w:bottom w:val="single" w:sz="8" w:space="0" w:color="141313"/>
              <w:right w:val="single" w:sz="8" w:space="0" w:color="141313"/>
            </w:tcBorders>
            <w:shd w:val="clear" w:color="auto" w:fill="FFFFFF"/>
            <w:vAlign w:val="center"/>
          </w:tcPr>
          <w:p w14:paraId="1C376635" w14:textId="77777777" w:rsidR="001C0629" w:rsidRDefault="001C0629">
            <w:pPr>
              <w:widowControl/>
              <w:jc w:val="left"/>
              <w:rPr>
                <w:rFonts w:ascii="宋体" w:hAnsi="宋体" w:cs="Lucida Grande"/>
                <w:kern w:val="0"/>
                <w:sz w:val="22"/>
              </w:rPr>
            </w:pPr>
          </w:p>
        </w:tc>
        <w:tc>
          <w:tcPr>
            <w:tcW w:w="1514"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1458D0DB" w14:textId="77777777" w:rsidR="001C0629" w:rsidRDefault="00031510">
            <w:pPr>
              <w:widowControl/>
              <w:jc w:val="left"/>
              <w:rPr>
                <w:rFonts w:ascii="宋体" w:hAnsi="宋体" w:cs="Lucida Grande"/>
                <w:kern w:val="0"/>
                <w:sz w:val="22"/>
              </w:rPr>
            </w:pPr>
            <w:r>
              <w:rPr>
                <w:rFonts w:ascii="宋体" w:hAnsi="宋体"/>
                <w:kern w:val="0"/>
                <w:sz w:val="22"/>
              </w:rPr>
              <w:t>IQ</w:t>
            </w:r>
            <w:r>
              <w:rPr>
                <w:rFonts w:ascii="宋体" w:hAnsi="宋体" w:cs="Lucida Grande" w:hint="eastAsia"/>
                <w:kern w:val="0"/>
                <w:sz w:val="22"/>
              </w:rPr>
              <w:t>计划及报告</w:t>
            </w:r>
            <w:r>
              <w:rPr>
                <w:rFonts w:ascii="宋体" w:hAnsi="宋体"/>
                <w:kern w:val="0"/>
                <w:sz w:val="22"/>
              </w:rPr>
              <w:t>(</w:t>
            </w:r>
            <w:r>
              <w:rPr>
                <w:rFonts w:ascii="宋体" w:hAnsi="宋体" w:cs="Lucida Grande" w:hint="eastAsia"/>
                <w:kern w:val="0"/>
                <w:sz w:val="22"/>
              </w:rPr>
              <w:t>甲方公司</w:t>
            </w:r>
            <w:r>
              <w:rPr>
                <w:rFonts w:ascii="宋体" w:hAnsi="宋体" w:cs="Lucida Grande"/>
                <w:kern w:val="0"/>
                <w:sz w:val="22"/>
              </w:rPr>
              <w:t>△</w:t>
            </w:r>
            <w:r>
              <w:rPr>
                <w:rFonts w:ascii="宋体" w:hAnsi="宋体"/>
                <w:kern w:val="0"/>
                <w:sz w:val="22"/>
              </w:rPr>
              <w:t> XXX</w:t>
            </w:r>
            <w:r>
              <w:rPr>
                <w:rFonts w:ascii="宋体" w:hAnsi="宋体"/>
                <w:kern w:val="0"/>
                <w:sz w:val="22"/>
              </w:rPr>
              <w:t>公司</w:t>
            </w:r>
            <w:r>
              <w:rPr>
                <w:rFonts w:ascii="宋体" w:hAnsi="宋体"/>
                <w:kern w:val="0"/>
                <w:sz w:val="22"/>
              </w:rPr>
              <w:t>○)</w:t>
            </w:r>
          </w:p>
          <w:p w14:paraId="2E510D9E" w14:textId="77777777" w:rsidR="001C0629" w:rsidRDefault="00031510">
            <w:pPr>
              <w:widowControl/>
              <w:jc w:val="left"/>
              <w:rPr>
                <w:rFonts w:ascii="宋体" w:hAnsi="宋体" w:cs="Lucida Grande"/>
                <w:kern w:val="0"/>
                <w:sz w:val="22"/>
              </w:rPr>
            </w:pPr>
            <w:r>
              <w:rPr>
                <w:rFonts w:ascii="宋体" w:hAnsi="宋体"/>
                <w:kern w:val="0"/>
                <w:sz w:val="22"/>
              </w:rPr>
              <w:t>OQ</w:t>
            </w:r>
            <w:r>
              <w:rPr>
                <w:rFonts w:ascii="宋体" w:hAnsi="宋体" w:cs="Lucida Grande" w:hint="eastAsia"/>
                <w:kern w:val="0"/>
                <w:sz w:val="22"/>
              </w:rPr>
              <w:t>计划及报告</w:t>
            </w:r>
            <w:r>
              <w:rPr>
                <w:rFonts w:ascii="宋体" w:hAnsi="宋体"/>
                <w:kern w:val="0"/>
                <w:sz w:val="22"/>
              </w:rPr>
              <w:t>(</w:t>
            </w:r>
            <w:r>
              <w:rPr>
                <w:rFonts w:ascii="宋体" w:hAnsi="宋体" w:cs="Lucida Grande" w:hint="eastAsia"/>
                <w:kern w:val="0"/>
                <w:sz w:val="22"/>
              </w:rPr>
              <w:t>甲方公司</w:t>
            </w:r>
            <w:r>
              <w:rPr>
                <w:rFonts w:ascii="宋体" w:hAnsi="宋体" w:cs="Lucida Grande"/>
                <w:kern w:val="0"/>
                <w:sz w:val="22"/>
              </w:rPr>
              <w:t>△</w:t>
            </w:r>
            <w:r>
              <w:rPr>
                <w:rFonts w:ascii="宋体" w:hAnsi="宋体"/>
                <w:kern w:val="0"/>
                <w:sz w:val="22"/>
              </w:rPr>
              <w:t> XXX</w:t>
            </w:r>
            <w:r>
              <w:rPr>
                <w:rFonts w:ascii="宋体" w:hAnsi="宋体"/>
                <w:kern w:val="0"/>
                <w:sz w:val="22"/>
              </w:rPr>
              <w:t>公司</w:t>
            </w:r>
            <w:r>
              <w:rPr>
                <w:rFonts w:ascii="宋体" w:hAnsi="宋体"/>
                <w:kern w:val="0"/>
                <w:sz w:val="22"/>
              </w:rPr>
              <w:t>○)</w:t>
            </w:r>
          </w:p>
          <w:p w14:paraId="768438BE" w14:textId="77777777" w:rsidR="001C0629" w:rsidRDefault="00031510">
            <w:pPr>
              <w:widowControl/>
              <w:jc w:val="left"/>
              <w:rPr>
                <w:rFonts w:ascii="宋体" w:hAnsi="宋体" w:cs="Lucida Grande"/>
                <w:kern w:val="0"/>
                <w:sz w:val="22"/>
              </w:rPr>
            </w:pPr>
            <w:r>
              <w:rPr>
                <w:rFonts w:ascii="宋体" w:hAnsi="宋体"/>
                <w:kern w:val="0"/>
                <w:sz w:val="22"/>
              </w:rPr>
              <w:t>PQ</w:t>
            </w:r>
            <w:r>
              <w:rPr>
                <w:rFonts w:ascii="宋体" w:hAnsi="宋体" w:cs="Lucida Grande" w:hint="eastAsia"/>
                <w:kern w:val="0"/>
                <w:sz w:val="22"/>
              </w:rPr>
              <w:t>计划及报告</w:t>
            </w:r>
            <w:r>
              <w:rPr>
                <w:rFonts w:ascii="宋体" w:hAnsi="宋体"/>
                <w:kern w:val="0"/>
                <w:sz w:val="22"/>
              </w:rPr>
              <w:t>(</w:t>
            </w:r>
            <w:r>
              <w:rPr>
                <w:rFonts w:ascii="宋体" w:hAnsi="宋体" w:cs="Lucida Grande" w:hint="eastAsia"/>
                <w:kern w:val="0"/>
                <w:sz w:val="22"/>
              </w:rPr>
              <w:t>甲方公司</w:t>
            </w:r>
            <w:r>
              <w:rPr>
                <w:rFonts w:ascii="宋体" w:hAnsi="宋体"/>
                <w:kern w:val="0"/>
                <w:sz w:val="22"/>
              </w:rPr>
              <w:t>○ XXX</w:t>
            </w:r>
            <w:r>
              <w:rPr>
                <w:rFonts w:ascii="宋体" w:hAnsi="宋体"/>
                <w:kern w:val="0"/>
                <w:sz w:val="22"/>
              </w:rPr>
              <w:t>公司</w:t>
            </w:r>
            <w:r>
              <w:rPr>
                <w:rFonts w:ascii="宋体" w:hAnsi="宋体" w:cs="Lucida Grande"/>
                <w:kern w:val="0"/>
                <w:sz w:val="22"/>
              </w:rPr>
              <w:t>△</w:t>
            </w:r>
            <w:r>
              <w:rPr>
                <w:rFonts w:ascii="宋体" w:hAnsi="宋体"/>
                <w:kern w:val="0"/>
                <w:sz w:val="22"/>
              </w:rPr>
              <w:t>)</w:t>
            </w:r>
          </w:p>
          <w:p w14:paraId="4981C2C4" w14:textId="77777777" w:rsidR="001C0629" w:rsidRDefault="00031510">
            <w:pPr>
              <w:widowControl/>
              <w:jc w:val="left"/>
              <w:rPr>
                <w:rFonts w:ascii="宋体" w:hAnsi="宋体" w:cs="Lucida Grande"/>
                <w:kern w:val="0"/>
                <w:sz w:val="22"/>
              </w:rPr>
            </w:pPr>
            <w:r>
              <w:rPr>
                <w:rFonts w:ascii="宋体" w:hAnsi="宋体" w:cs="Lucida Grande" w:hint="eastAsia"/>
                <w:kern w:val="0"/>
                <w:sz w:val="22"/>
              </w:rPr>
              <w:t>验证总结报告</w:t>
            </w:r>
            <w:r>
              <w:rPr>
                <w:rFonts w:ascii="宋体" w:hAnsi="宋体"/>
                <w:kern w:val="0"/>
                <w:sz w:val="22"/>
              </w:rPr>
              <w:t>(</w:t>
            </w:r>
            <w:r>
              <w:rPr>
                <w:rFonts w:ascii="宋体" w:hAnsi="宋体" w:cs="Lucida Grande" w:hint="eastAsia"/>
                <w:kern w:val="0"/>
                <w:sz w:val="22"/>
              </w:rPr>
              <w:t>甲方公司</w:t>
            </w:r>
            <w:r>
              <w:rPr>
                <w:rFonts w:ascii="宋体" w:hAnsi="宋体"/>
                <w:kern w:val="0"/>
                <w:sz w:val="22"/>
              </w:rPr>
              <w:t>○ XXX</w:t>
            </w:r>
            <w:r>
              <w:rPr>
                <w:rFonts w:ascii="宋体" w:hAnsi="宋体"/>
                <w:kern w:val="0"/>
                <w:sz w:val="22"/>
              </w:rPr>
              <w:t>公司</w:t>
            </w:r>
            <w:r>
              <w:rPr>
                <w:rFonts w:ascii="宋体" w:hAnsi="宋体" w:cs="Lucida Grande"/>
                <w:kern w:val="0"/>
                <w:sz w:val="22"/>
              </w:rPr>
              <w:t>△</w:t>
            </w:r>
            <w:r>
              <w:rPr>
                <w:rFonts w:ascii="宋体" w:hAnsi="宋体"/>
                <w:kern w:val="0"/>
                <w:sz w:val="22"/>
              </w:rPr>
              <w:t>)</w:t>
            </w:r>
          </w:p>
        </w:tc>
      </w:tr>
      <w:tr w:rsidR="001C0629" w14:paraId="33193C49" w14:textId="77777777">
        <w:trPr>
          <w:trHeight w:val="1264"/>
        </w:trPr>
        <w:tc>
          <w:tcPr>
            <w:tcW w:w="555" w:type="pct"/>
            <w:tcBorders>
              <w:top w:val="nil"/>
              <w:left w:val="single" w:sz="8" w:space="0" w:color="141313"/>
              <w:bottom w:val="single" w:sz="8" w:space="0" w:color="141313"/>
              <w:right w:val="single" w:sz="8" w:space="0" w:color="141313"/>
            </w:tcBorders>
            <w:shd w:val="clear" w:color="auto" w:fill="FFFFFF"/>
            <w:tcMar>
              <w:top w:w="72" w:type="dxa"/>
              <w:left w:w="144" w:type="dxa"/>
              <w:bottom w:w="72" w:type="dxa"/>
              <w:right w:w="144" w:type="dxa"/>
            </w:tcMar>
            <w:vAlign w:val="center"/>
          </w:tcPr>
          <w:p w14:paraId="7D6F9041"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系统上线</w:t>
            </w:r>
          </w:p>
        </w:tc>
        <w:tc>
          <w:tcPr>
            <w:tcW w:w="758"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3BFDFE62"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初始化数据；最终用户培训；提交信息安全审核</w:t>
            </w:r>
          </w:p>
        </w:tc>
        <w:tc>
          <w:tcPr>
            <w:tcW w:w="909"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1A14B751" w14:textId="77777777" w:rsidR="001C0629" w:rsidRDefault="00031510">
            <w:pPr>
              <w:widowControl/>
              <w:shd w:val="clear" w:color="auto" w:fill="FFFFFF"/>
              <w:spacing w:before="28" w:after="28" w:line="360" w:lineRule="auto"/>
              <w:rPr>
                <w:rFonts w:ascii="宋体" w:hAnsi="宋体" w:cs="Lucida Grande"/>
                <w:kern w:val="0"/>
                <w:sz w:val="24"/>
              </w:rPr>
            </w:pPr>
            <w:r>
              <w:rPr>
                <w:rFonts w:ascii="宋体" w:hAnsi="宋体" w:hint="eastAsia"/>
                <w:kern w:val="0"/>
                <w:sz w:val="24"/>
                <w:lang w:val="en-AU"/>
              </w:rPr>
              <w:t>初始化数据清单；运维手册</w:t>
            </w:r>
            <w:r>
              <w:rPr>
                <w:rFonts w:ascii="宋体" w:hAnsi="宋体" w:hint="eastAsia"/>
                <w:kern w:val="0"/>
                <w:sz w:val="24"/>
              </w:rPr>
              <w:t>；</w:t>
            </w:r>
            <w:r>
              <w:rPr>
                <w:rFonts w:ascii="宋体" w:hAnsi="宋体" w:hint="eastAsia"/>
                <w:kern w:val="0"/>
                <w:sz w:val="24"/>
                <w:lang w:val="en-AU"/>
              </w:rPr>
              <w:t>培训文档</w:t>
            </w:r>
            <w:proofErr w:type="gramStart"/>
            <w:r>
              <w:rPr>
                <w:rFonts w:ascii="宋体" w:hAnsi="宋体" w:hint="eastAsia"/>
                <w:kern w:val="0"/>
                <w:sz w:val="24"/>
                <w:lang w:val="en-AU"/>
              </w:rPr>
              <w:t>及录屏</w:t>
            </w:r>
            <w:proofErr w:type="gramEnd"/>
            <w:r>
              <w:rPr>
                <w:rFonts w:ascii="宋体" w:hAnsi="宋体" w:hint="eastAsia"/>
                <w:kern w:val="0"/>
                <w:sz w:val="24"/>
              </w:rPr>
              <w:t>；系统切换计划；</w:t>
            </w:r>
            <w:r>
              <w:rPr>
                <w:rFonts w:ascii="宋体" w:hAnsi="宋体" w:hint="eastAsia"/>
                <w:kern w:val="0"/>
                <w:sz w:val="24"/>
                <w:lang w:val="en-AU"/>
              </w:rPr>
              <w:t>信息安全</w:t>
            </w:r>
            <w:proofErr w:type="gramStart"/>
            <w:r>
              <w:rPr>
                <w:rFonts w:ascii="宋体" w:hAnsi="宋体" w:hint="eastAsia"/>
                <w:kern w:val="0"/>
                <w:sz w:val="24"/>
                <w:lang w:val="en-AU"/>
              </w:rPr>
              <w:t>上线保障</w:t>
            </w:r>
            <w:proofErr w:type="gramEnd"/>
            <w:r>
              <w:rPr>
                <w:rFonts w:ascii="宋体" w:hAnsi="宋体" w:hint="eastAsia"/>
                <w:kern w:val="0"/>
                <w:sz w:val="24"/>
                <w:lang w:val="en-AU"/>
              </w:rPr>
              <w:t>相关文档：资产清单、访问控制、备份管理、项目实施文档、运维控制、基线检查、系统上线前安全评估报告</w:t>
            </w:r>
          </w:p>
        </w:tc>
        <w:tc>
          <w:tcPr>
            <w:tcW w:w="706"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27C95D5E"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培训签到表；上线通知；</w:t>
            </w:r>
          </w:p>
        </w:tc>
        <w:tc>
          <w:tcPr>
            <w:tcW w:w="0" w:type="auto"/>
            <w:vMerge/>
            <w:tcBorders>
              <w:top w:val="nil"/>
              <w:left w:val="nil"/>
              <w:bottom w:val="single" w:sz="8" w:space="0" w:color="141313"/>
              <w:right w:val="single" w:sz="8" w:space="0" w:color="141313"/>
            </w:tcBorders>
            <w:shd w:val="clear" w:color="auto" w:fill="FFFFFF"/>
            <w:vAlign w:val="center"/>
          </w:tcPr>
          <w:p w14:paraId="730FA8CD" w14:textId="77777777" w:rsidR="001C0629" w:rsidRDefault="001C0629">
            <w:pPr>
              <w:widowControl/>
              <w:spacing w:line="360" w:lineRule="auto"/>
              <w:jc w:val="left"/>
              <w:rPr>
                <w:rFonts w:ascii="宋体" w:hAnsi="宋体" w:cs="Lucida Grande"/>
                <w:kern w:val="0"/>
                <w:sz w:val="24"/>
              </w:rPr>
            </w:pPr>
          </w:p>
        </w:tc>
        <w:tc>
          <w:tcPr>
            <w:tcW w:w="1514"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3ACBAF84" w14:textId="77777777" w:rsidR="001C0629" w:rsidRDefault="001C0629">
            <w:pPr>
              <w:widowControl/>
              <w:spacing w:line="360" w:lineRule="auto"/>
              <w:jc w:val="left"/>
              <w:rPr>
                <w:rFonts w:ascii="宋体" w:hAnsi="宋体"/>
                <w:kern w:val="0"/>
                <w:sz w:val="24"/>
              </w:rPr>
            </w:pPr>
          </w:p>
        </w:tc>
      </w:tr>
      <w:tr w:rsidR="001C0629" w14:paraId="494D03E0" w14:textId="77777777">
        <w:trPr>
          <w:trHeight w:val="378"/>
        </w:trPr>
        <w:tc>
          <w:tcPr>
            <w:tcW w:w="555" w:type="pct"/>
            <w:tcBorders>
              <w:top w:val="nil"/>
              <w:left w:val="single" w:sz="8" w:space="0" w:color="141313"/>
              <w:bottom w:val="single" w:sz="8" w:space="0" w:color="141313"/>
              <w:right w:val="single" w:sz="8" w:space="0" w:color="141313"/>
            </w:tcBorders>
            <w:shd w:val="clear" w:color="auto" w:fill="FFFFFF"/>
            <w:tcMar>
              <w:top w:w="72" w:type="dxa"/>
              <w:left w:w="144" w:type="dxa"/>
              <w:bottom w:w="72" w:type="dxa"/>
              <w:right w:w="144" w:type="dxa"/>
            </w:tcMar>
            <w:vAlign w:val="center"/>
          </w:tcPr>
          <w:p w14:paraId="6A2A947C"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i/>
                <w:iCs/>
                <w:kern w:val="0"/>
                <w:sz w:val="24"/>
              </w:rPr>
              <w:t>上线后支持</w:t>
            </w:r>
          </w:p>
        </w:tc>
        <w:tc>
          <w:tcPr>
            <w:tcW w:w="758"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7E8F3C53"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系统上线支持</w:t>
            </w:r>
          </w:p>
        </w:tc>
        <w:tc>
          <w:tcPr>
            <w:tcW w:w="909"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580A2FD7"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上线问题清单</w:t>
            </w:r>
          </w:p>
        </w:tc>
        <w:tc>
          <w:tcPr>
            <w:tcW w:w="706"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19DA3655"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项目总结</w:t>
            </w:r>
          </w:p>
          <w:p w14:paraId="63630B95" w14:textId="77777777" w:rsidR="001C0629" w:rsidRDefault="00031510">
            <w:pPr>
              <w:widowControl/>
              <w:spacing w:line="360" w:lineRule="auto"/>
              <w:jc w:val="left"/>
              <w:rPr>
                <w:rFonts w:ascii="宋体" w:hAnsi="宋体" w:cs="Lucida Grande"/>
                <w:kern w:val="0"/>
                <w:sz w:val="24"/>
              </w:rPr>
            </w:pPr>
            <w:r>
              <w:rPr>
                <w:rFonts w:ascii="宋体" w:hAnsi="宋体" w:cs="Lucida Grande" w:hint="eastAsia"/>
                <w:kern w:val="0"/>
                <w:sz w:val="24"/>
              </w:rPr>
              <w:t>系统验收报告</w:t>
            </w:r>
          </w:p>
        </w:tc>
        <w:tc>
          <w:tcPr>
            <w:tcW w:w="0" w:type="auto"/>
            <w:vMerge/>
            <w:tcBorders>
              <w:top w:val="nil"/>
              <w:left w:val="nil"/>
              <w:bottom w:val="single" w:sz="8" w:space="0" w:color="141313"/>
              <w:right w:val="single" w:sz="8" w:space="0" w:color="141313"/>
            </w:tcBorders>
            <w:shd w:val="clear" w:color="auto" w:fill="FFFFFF"/>
            <w:vAlign w:val="center"/>
          </w:tcPr>
          <w:p w14:paraId="69C02F83" w14:textId="77777777" w:rsidR="001C0629" w:rsidRDefault="001C0629">
            <w:pPr>
              <w:widowControl/>
              <w:spacing w:line="360" w:lineRule="auto"/>
              <w:jc w:val="left"/>
              <w:rPr>
                <w:rFonts w:ascii="宋体" w:hAnsi="宋体" w:cs="Lucida Grande"/>
                <w:kern w:val="0"/>
                <w:sz w:val="24"/>
              </w:rPr>
            </w:pPr>
          </w:p>
        </w:tc>
        <w:tc>
          <w:tcPr>
            <w:tcW w:w="1514" w:type="pct"/>
            <w:tcBorders>
              <w:top w:val="nil"/>
              <w:left w:val="nil"/>
              <w:bottom w:val="single" w:sz="8" w:space="0" w:color="141313"/>
              <w:right w:val="single" w:sz="8" w:space="0" w:color="141313"/>
            </w:tcBorders>
            <w:shd w:val="clear" w:color="auto" w:fill="FFFFFF"/>
            <w:tcMar>
              <w:top w:w="72" w:type="dxa"/>
              <w:left w:w="144" w:type="dxa"/>
              <w:bottom w:w="72" w:type="dxa"/>
              <w:right w:w="144" w:type="dxa"/>
            </w:tcMar>
            <w:vAlign w:val="center"/>
          </w:tcPr>
          <w:p w14:paraId="0CEBB35F" w14:textId="77777777" w:rsidR="001C0629" w:rsidRDefault="00031510">
            <w:pPr>
              <w:widowControl/>
              <w:spacing w:line="360" w:lineRule="auto"/>
              <w:ind w:left="80" w:hanging="80"/>
              <w:jc w:val="left"/>
              <w:rPr>
                <w:rFonts w:ascii="宋体" w:hAnsi="宋体" w:cs="Lucida Grande"/>
                <w:kern w:val="0"/>
                <w:sz w:val="24"/>
              </w:rPr>
            </w:pPr>
            <w:r>
              <w:rPr>
                <w:rFonts w:ascii="宋体" w:hAnsi="宋体"/>
                <w:kern w:val="0"/>
                <w:sz w:val="24"/>
              </w:rPr>
              <w:t> </w:t>
            </w:r>
          </w:p>
        </w:tc>
      </w:tr>
    </w:tbl>
    <w:p w14:paraId="2A9A8357" w14:textId="77777777" w:rsidR="001C0629" w:rsidRDefault="00031510">
      <w:pPr>
        <w:widowControl/>
        <w:shd w:val="clear" w:color="auto" w:fill="FFFFFF"/>
        <w:spacing w:line="360" w:lineRule="auto"/>
        <w:ind w:firstLine="480"/>
        <w:jc w:val="left"/>
        <w:rPr>
          <w:rFonts w:ascii="宋体" w:hAnsi="宋体" w:cs="宋体"/>
          <w:kern w:val="0"/>
          <w:sz w:val="24"/>
        </w:rPr>
      </w:pPr>
      <w:r>
        <w:rPr>
          <w:rFonts w:ascii="宋体" w:hAnsi="宋体"/>
          <w:kern w:val="0"/>
          <w:sz w:val="24"/>
        </w:rPr>
        <w:t>○ </w:t>
      </w:r>
      <w:r>
        <w:rPr>
          <w:rFonts w:ascii="宋体" w:hAnsi="宋体" w:cs="宋体" w:hint="eastAsia"/>
          <w:kern w:val="0"/>
          <w:sz w:val="24"/>
        </w:rPr>
        <w:t>主要担当</w:t>
      </w:r>
      <w:r>
        <w:rPr>
          <w:rFonts w:ascii="宋体" w:hAnsi="宋体"/>
          <w:kern w:val="0"/>
          <w:sz w:val="24"/>
        </w:rPr>
        <w:t> </w:t>
      </w:r>
      <w:r>
        <w:rPr>
          <w:rFonts w:ascii="宋体" w:hAnsi="宋体" w:cs="宋体"/>
          <w:kern w:val="0"/>
          <w:sz w:val="24"/>
        </w:rPr>
        <w:t>△</w:t>
      </w:r>
      <w:r>
        <w:rPr>
          <w:rFonts w:ascii="宋体" w:hAnsi="宋体"/>
          <w:kern w:val="0"/>
          <w:sz w:val="24"/>
        </w:rPr>
        <w:t> </w:t>
      </w:r>
      <w:r>
        <w:rPr>
          <w:rFonts w:ascii="宋体" w:hAnsi="宋体" w:cs="宋体" w:hint="eastAsia"/>
          <w:kern w:val="0"/>
          <w:sz w:val="24"/>
        </w:rPr>
        <w:t>支持。</w:t>
      </w:r>
    </w:p>
    <w:p w14:paraId="04AD67B7" w14:textId="77777777" w:rsidR="001C0629" w:rsidRDefault="00031510">
      <w:pPr>
        <w:widowControl/>
        <w:shd w:val="clear" w:color="auto" w:fill="FFFFFF"/>
        <w:spacing w:line="360" w:lineRule="auto"/>
        <w:jc w:val="left"/>
        <w:rPr>
          <w:rFonts w:ascii="宋体" w:hAnsi="宋体" w:cs="宋体"/>
          <w:kern w:val="0"/>
          <w:sz w:val="24"/>
        </w:rPr>
      </w:pPr>
      <w:r>
        <w:rPr>
          <w:rFonts w:ascii="宋体" w:hAnsi="宋体" w:hint="eastAsia"/>
          <w:kern w:val="0"/>
          <w:sz w:val="24"/>
        </w:rPr>
        <w:t>XXX</w:t>
      </w:r>
      <w:r>
        <w:rPr>
          <w:rFonts w:ascii="宋体" w:hAnsi="宋体" w:hint="eastAsia"/>
          <w:kern w:val="0"/>
          <w:sz w:val="24"/>
        </w:rPr>
        <w:t>公司</w:t>
      </w:r>
      <w:r>
        <w:rPr>
          <w:rFonts w:ascii="宋体" w:hAnsi="宋体" w:cs="宋体" w:hint="eastAsia"/>
          <w:kern w:val="0"/>
          <w:sz w:val="24"/>
        </w:rPr>
        <w:t>将提供</w:t>
      </w:r>
      <w:r>
        <w:rPr>
          <w:rFonts w:ascii="宋体" w:hAnsi="宋体" w:hint="eastAsia"/>
          <w:kern w:val="0"/>
          <w:sz w:val="24"/>
        </w:rPr>
        <w:t>XXX</w:t>
      </w:r>
      <w:r>
        <w:rPr>
          <w:rFonts w:ascii="宋体" w:hAnsi="宋体" w:hint="eastAsia"/>
          <w:kern w:val="0"/>
          <w:sz w:val="24"/>
        </w:rPr>
        <w:t>公司</w:t>
      </w:r>
      <w:r>
        <w:rPr>
          <w:rFonts w:ascii="宋体" w:hAnsi="宋体" w:cs="宋体" w:hint="eastAsia"/>
          <w:kern w:val="0"/>
          <w:sz w:val="24"/>
        </w:rPr>
        <w:t>负责主要担当部分的交付</w:t>
      </w:r>
      <w:proofErr w:type="gramStart"/>
      <w:r>
        <w:rPr>
          <w:rFonts w:ascii="宋体" w:hAnsi="宋体" w:cs="宋体" w:hint="eastAsia"/>
          <w:kern w:val="0"/>
          <w:sz w:val="24"/>
        </w:rPr>
        <w:t>物制作</w:t>
      </w:r>
      <w:proofErr w:type="gramEnd"/>
      <w:r>
        <w:rPr>
          <w:rFonts w:ascii="宋体" w:hAnsi="宋体"/>
          <w:kern w:val="0"/>
          <w:sz w:val="24"/>
        </w:rPr>
        <w:t>,</w:t>
      </w:r>
      <w:r>
        <w:rPr>
          <w:rFonts w:ascii="宋体" w:hAnsi="宋体" w:cs="宋体" w:hint="eastAsia"/>
          <w:kern w:val="0"/>
          <w:sz w:val="24"/>
        </w:rPr>
        <w:t>针对甲方负责部分的交付件</w:t>
      </w:r>
      <w:r>
        <w:rPr>
          <w:rFonts w:ascii="宋体" w:hAnsi="宋体"/>
          <w:kern w:val="0"/>
          <w:sz w:val="24"/>
        </w:rPr>
        <w:t>, XX</w:t>
      </w:r>
      <w:r>
        <w:rPr>
          <w:rFonts w:ascii="宋体" w:hAnsi="宋体" w:cs="宋体" w:hint="eastAsia"/>
          <w:kern w:val="0"/>
          <w:sz w:val="24"/>
        </w:rPr>
        <w:t>根据需要提供参考文档。</w:t>
      </w:r>
    </w:p>
    <w:p w14:paraId="0B70996C" w14:textId="77777777" w:rsidR="001C0629" w:rsidRDefault="00031510">
      <w:pPr>
        <w:widowControl/>
        <w:shd w:val="clear" w:color="auto" w:fill="FFFFFF"/>
        <w:spacing w:line="360" w:lineRule="auto"/>
        <w:ind w:firstLine="480"/>
        <w:jc w:val="left"/>
        <w:rPr>
          <w:rFonts w:ascii="宋体" w:hAnsi="宋体" w:cs="宋体"/>
          <w:kern w:val="0"/>
          <w:sz w:val="24"/>
        </w:rPr>
      </w:pPr>
      <w:r>
        <w:rPr>
          <w:rFonts w:ascii="宋体" w:hAnsi="宋体" w:cs="宋体" w:hint="eastAsia"/>
          <w:kern w:val="0"/>
          <w:sz w:val="24"/>
        </w:rPr>
        <w:lastRenderedPageBreak/>
        <w:t>系统验证部分为需要签署的交付文档，其他为项目过程文档。</w:t>
      </w:r>
    </w:p>
    <w:p w14:paraId="79BA71B6" w14:textId="77777777" w:rsidR="001C0629" w:rsidRDefault="00031510">
      <w:pPr>
        <w:pStyle w:val="af9"/>
        <w:widowControl/>
        <w:numPr>
          <w:ilvl w:val="0"/>
          <w:numId w:val="46"/>
        </w:numPr>
        <w:spacing w:beforeAutospacing="1" w:afterAutospacing="1"/>
        <w:ind w:firstLineChars="0"/>
        <w:jc w:val="left"/>
        <w:outlineLvl w:val="2"/>
        <w:rPr>
          <w:rFonts w:ascii="宋体" w:hAnsi="宋体"/>
          <w:b/>
          <w:kern w:val="0"/>
          <w:sz w:val="24"/>
        </w:rPr>
      </w:pPr>
      <w:bookmarkStart w:id="372" w:name="_Toc135123345"/>
      <w:r>
        <w:rPr>
          <w:rFonts w:ascii="宋体" w:hAnsi="宋体"/>
          <w:b/>
          <w:kern w:val="0"/>
          <w:sz w:val="24"/>
        </w:rPr>
        <w:t>交付成果接受程序</w:t>
      </w:r>
      <w:bookmarkEnd w:id="372"/>
    </w:p>
    <w:p w14:paraId="00A95D24" w14:textId="77777777" w:rsidR="001C0629" w:rsidRDefault="00031510">
      <w:pPr>
        <w:widowControl/>
        <w:shd w:val="clear" w:color="auto" w:fill="FFFFFF"/>
        <w:spacing w:before="28" w:after="28" w:line="360" w:lineRule="auto"/>
        <w:ind w:firstLine="420"/>
        <w:rPr>
          <w:rFonts w:ascii="宋体" w:hAnsi="宋体"/>
          <w:kern w:val="0"/>
          <w:sz w:val="24"/>
        </w:rPr>
      </w:pPr>
      <w:commentRangeStart w:id="373"/>
      <w:r>
        <w:rPr>
          <w:rFonts w:ascii="宋体" w:hAnsi="宋体" w:hint="eastAsia"/>
          <w:kern w:val="0"/>
          <w:sz w:val="24"/>
        </w:rPr>
        <w:t>在</w:t>
      </w:r>
      <w:r>
        <w:rPr>
          <w:rFonts w:ascii="宋体" w:hAnsi="宋体" w:hint="eastAsia"/>
          <w:kern w:val="0"/>
          <w:sz w:val="24"/>
        </w:rPr>
        <w:t>4.1</w:t>
      </w:r>
      <w:r>
        <w:rPr>
          <w:rFonts w:ascii="宋体" w:hAnsi="宋体" w:hint="eastAsia"/>
          <w:kern w:val="0"/>
          <w:sz w:val="24"/>
        </w:rPr>
        <w:t>中定义的每个交付成果将按照以下程序复核并接受：</w:t>
      </w:r>
      <w:commentRangeEnd w:id="373"/>
      <w:r>
        <w:rPr>
          <w:rStyle w:val="af7"/>
        </w:rPr>
        <w:commentReference w:id="373"/>
      </w:r>
    </w:p>
    <w:p w14:paraId="0F8671AE"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rPr>
        <w:t>交付成果的</w:t>
      </w:r>
      <w:proofErr w:type="gramStart"/>
      <w:r>
        <w:rPr>
          <w:rFonts w:ascii="宋体" w:hAnsi="宋体" w:hint="eastAsia"/>
          <w:kern w:val="0"/>
          <w:sz w:val="24"/>
        </w:rPr>
        <w:t>一</w:t>
      </w:r>
      <w:proofErr w:type="gramEnd"/>
      <w:r>
        <w:rPr>
          <w:rFonts w:ascii="宋体" w:hAnsi="宋体" w:hint="eastAsia"/>
          <w:kern w:val="0"/>
          <w:sz w:val="24"/>
        </w:rPr>
        <w:t>（</w:t>
      </w:r>
      <w:r>
        <w:rPr>
          <w:rFonts w:ascii="宋体" w:hAnsi="宋体" w:hint="eastAsia"/>
          <w:kern w:val="0"/>
          <w:sz w:val="24"/>
        </w:rPr>
        <w:t>1</w:t>
      </w:r>
      <w:r>
        <w:rPr>
          <w:rFonts w:ascii="宋体" w:hAnsi="宋体" w:hint="eastAsia"/>
          <w:kern w:val="0"/>
          <w:sz w:val="24"/>
        </w:rPr>
        <w:t>）份打印草稿应提交给甲方项目经理。甲方项目经理负责制作额外的副本并分发给任何其他复核人员。</w:t>
      </w:r>
    </w:p>
    <w:p w14:paraId="33C3D616"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rPr>
        <w:t>在收到交付成果【十五】</w:t>
      </w:r>
      <w:proofErr w:type="gramStart"/>
      <w:r>
        <w:rPr>
          <w:rFonts w:ascii="宋体" w:hAnsi="宋体" w:hint="eastAsia"/>
          <w:kern w:val="0"/>
          <w:sz w:val="24"/>
        </w:rPr>
        <w:t>个</w:t>
      </w:r>
      <w:proofErr w:type="gramEnd"/>
      <w:r>
        <w:rPr>
          <w:rFonts w:ascii="宋体" w:hAnsi="宋体" w:hint="eastAsia"/>
          <w:kern w:val="0"/>
          <w:sz w:val="24"/>
        </w:rPr>
        <w:t>工作日内，甲方项目经理应接受交付成果或向</w:t>
      </w:r>
      <w:r>
        <w:rPr>
          <w:rFonts w:ascii="宋体" w:hAnsi="宋体" w:hint="eastAsia"/>
          <w:kern w:val="0"/>
          <w:sz w:val="24"/>
        </w:rPr>
        <w:t>XXX</w:t>
      </w:r>
      <w:r>
        <w:rPr>
          <w:rFonts w:ascii="宋体" w:hAnsi="宋体" w:hint="eastAsia"/>
          <w:kern w:val="0"/>
          <w:sz w:val="24"/>
        </w:rPr>
        <w:t>公司项目经理提供一份要求修改的书面要求。如果在【十五】</w:t>
      </w:r>
      <w:proofErr w:type="gramStart"/>
      <w:r>
        <w:rPr>
          <w:rFonts w:ascii="宋体" w:hAnsi="宋体" w:hint="eastAsia"/>
          <w:kern w:val="0"/>
          <w:sz w:val="24"/>
        </w:rPr>
        <w:t>个</w:t>
      </w:r>
      <w:proofErr w:type="gramEnd"/>
      <w:r>
        <w:rPr>
          <w:rFonts w:ascii="宋体" w:hAnsi="宋体" w:hint="eastAsia"/>
          <w:kern w:val="0"/>
          <w:sz w:val="24"/>
        </w:rPr>
        <w:t>工作日内，未从甲方项目经理收到任何回应，则该交付成果视为被接受，如果</w:t>
      </w:r>
      <w:r>
        <w:rPr>
          <w:rFonts w:ascii="宋体" w:hAnsi="宋体" w:hint="eastAsia"/>
          <w:kern w:val="0"/>
          <w:sz w:val="24"/>
        </w:rPr>
        <w:t>XXX</w:t>
      </w:r>
      <w:r>
        <w:rPr>
          <w:rFonts w:ascii="宋体" w:hAnsi="宋体" w:hint="eastAsia"/>
          <w:kern w:val="0"/>
          <w:sz w:val="24"/>
        </w:rPr>
        <w:t>公司没有在结束前【五】</w:t>
      </w:r>
      <w:proofErr w:type="gramStart"/>
      <w:r>
        <w:rPr>
          <w:rFonts w:ascii="宋体" w:hAnsi="宋体" w:hint="eastAsia"/>
          <w:kern w:val="0"/>
          <w:sz w:val="24"/>
        </w:rPr>
        <w:t>个</w:t>
      </w:r>
      <w:proofErr w:type="gramEnd"/>
      <w:r>
        <w:rPr>
          <w:rFonts w:ascii="宋体" w:hAnsi="宋体" w:hint="eastAsia"/>
          <w:kern w:val="0"/>
          <w:sz w:val="24"/>
        </w:rPr>
        <w:t>工作日</w:t>
      </w:r>
      <w:proofErr w:type="gramStart"/>
      <w:r>
        <w:rPr>
          <w:rFonts w:ascii="宋体" w:hAnsi="宋体" w:hint="eastAsia"/>
          <w:kern w:val="0"/>
          <w:sz w:val="24"/>
        </w:rPr>
        <w:t>书面内</w:t>
      </w:r>
      <w:proofErr w:type="gramEnd"/>
      <w:r>
        <w:rPr>
          <w:rFonts w:ascii="宋体" w:hAnsi="宋体" w:hint="eastAsia"/>
          <w:kern w:val="0"/>
          <w:sz w:val="24"/>
        </w:rPr>
        <w:t>提醒甲方，本自动视为被接受为无效。</w:t>
      </w:r>
    </w:p>
    <w:p w14:paraId="7AF8D478" w14:textId="77777777" w:rsidR="001C0629" w:rsidRDefault="00031510">
      <w:pPr>
        <w:widowControl/>
        <w:shd w:val="clear" w:color="auto" w:fill="FFFFFF"/>
        <w:spacing w:before="28" w:after="28" w:line="360" w:lineRule="auto"/>
        <w:ind w:firstLine="420"/>
        <w:rPr>
          <w:rFonts w:ascii="宋体" w:hAnsi="宋体"/>
          <w:kern w:val="0"/>
          <w:sz w:val="24"/>
        </w:rPr>
      </w:pPr>
      <w:r>
        <w:rPr>
          <w:rFonts w:ascii="宋体" w:hAnsi="宋体" w:hint="eastAsia"/>
          <w:kern w:val="0"/>
          <w:sz w:val="24"/>
        </w:rPr>
        <w:t>如甲方针对</w:t>
      </w:r>
      <w:r>
        <w:rPr>
          <w:rFonts w:ascii="宋体" w:hAnsi="宋体" w:hint="eastAsia"/>
          <w:kern w:val="0"/>
          <w:sz w:val="24"/>
        </w:rPr>
        <w:t>XXX</w:t>
      </w:r>
      <w:r>
        <w:rPr>
          <w:rFonts w:ascii="宋体" w:hAnsi="宋体" w:hint="eastAsia"/>
          <w:kern w:val="0"/>
          <w:sz w:val="24"/>
        </w:rPr>
        <w:t>公司提交的交付</w:t>
      </w:r>
      <w:proofErr w:type="gramStart"/>
      <w:r>
        <w:rPr>
          <w:rFonts w:ascii="宋体" w:hAnsi="宋体" w:hint="eastAsia"/>
          <w:kern w:val="0"/>
          <w:sz w:val="24"/>
        </w:rPr>
        <w:t>件提出</w:t>
      </w:r>
      <w:proofErr w:type="gramEnd"/>
      <w:r>
        <w:rPr>
          <w:rFonts w:ascii="宋体" w:hAnsi="宋体" w:hint="eastAsia"/>
          <w:kern w:val="0"/>
          <w:sz w:val="24"/>
        </w:rPr>
        <w:t>的修改要求：</w:t>
      </w:r>
      <w:r>
        <w:rPr>
          <w:rFonts w:ascii="宋体" w:hAnsi="宋体" w:hint="eastAsia"/>
          <w:kern w:val="0"/>
          <w:sz w:val="24"/>
        </w:rPr>
        <w:t>XXX</w:t>
      </w:r>
      <w:r>
        <w:rPr>
          <w:rFonts w:ascii="宋体" w:hAnsi="宋体" w:hint="eastAsia"/>
          <w:kern w:val="0"/>
          <w:sz w:val="24"/>
        </w:rPr>
        <w:t>公司同意的甲方修改将被更新，并将更新最后版本重提交甲方项目经理，经甲方项目经理书面</w:t>
      </w:r>
      <w:r>
        <w:rPr>
          <w:rFonts w:ascii="宋体" w:hAnsi="宋体" w:hint="eastAsia"/>
          <w:kern w:val="0"/>
          <w:sz w:val="24"/>
        </w:rPr>
        <w:t>/</w:t>
      </w:r>
      <w:r>
        <w:rPr>
          <w:rFonts w:ascii="宋体" w:hAnsi="宋体" w:hint="eastAsia"/>
          <w:kern w:val="0"/>
          <w:sz w:val="24"/>
        </w:rPr>
        <w:t>邮件确认后，该交付成果将视为被接受。</w:t>
      </w:r>
      <w:r>
        <w:rPr>
          <w:rFonts w:ascii="宋体" w:hAnsi="宋体" w:hint="eastAsia"/>
          <w:kern w:val="0"/>
          <w:sz w:val="24"/>
        </w:rPr>
        <w:t>XXX</w:t>
      </w:r>
      <w:r>
        <w:rPr>
          <w:rFonts w:ascii="宋体" w:hAnsi="宋体" w:hint="eastAsia"/>
          <w:kern w:val="0"/>
          <w:sz w:val="24"/>
        </w:rPr>
        <w:t>公司不同意的甲方修改将按照</w:t>
      </w:r>
      <w:r>
        <w:rPr>
          <w:rFonts w:ascii="宋体" w:hAnsi="宋体" w:hint="eastAsia"/>
          <w:kern w:val="0"/>
          <w:sz w:val="24"/>
          <w:highlight w:val="yellow"/>
        </w:rPr>
        <w:t>『项目变更控制程序』</w:t>
      </w:r>
      <w:r>
        <w:rPr>
          <w:rFonts w:ascii="宋体" w:hAnsi="宋体" w:hint="eastAsia"/>
          <w:kern w:val="0"/>
          <w:sz w:val="24"/>
        </w:rPr>
        <w:t>处理。</w:t>
      </w:r>
    </w:p>
    <w:p w14:paraId="36FBEE90" w14:textId="77777777" w:rsidR="001C0629" w:rsidRDefault="00031510">
      <w:pPr>
        <w:widowControl/>
        <w:shd w:val="clear" w:color="auto" w:fill="FFFFFF"/>
        <w:spacing w:before="28" w:after="28" w:line="360" w:lineRule="auto"/>
        <w:ind w:firstLine="420"/>
        <w:rPr>
          <w:rFonts w:ascii="宋体" w:hAnsi="宋体"/>
          <w:kern w:val="0"/>
          <w:sz w:val="24"/>
        </w:rPr>
      </w:pPr>
      <w:commentRangeStart w:id="374"/>
      <w:r>
        <w:rPr>
          <w:rFonts w:ascii="宋体" w:hAnsi="宋体" w:hint="eastAsia"/>
          <w:kern w:val="0"/>
          <w:sz w:val="24"/>
        </w:rPr>
        <w:t>本项目每个里程碑节点交付成果必须通过项目管理委员会审核后，再由委员会相关领导签字确认交付成果通过生效（如：蓝图方案汇报后，蓝图方案文件经项目管理委员会审核通过后签字生效）</w:t>
      </w:r>
      <w:commentRangeEnd w:id="374"/>
      <w:r>
        <w:rPr>
          <w:rStyle w:val="af7"/>
        </w:rPr>
        <w:commentReference w:id="374"/>
      </w:r>
      <w:r>
        <w:rPr>
          <w:rFonts w:ascii="宋体" w:hAnsi="宋体" w:hint="eastAsia"/>
          <w:kern w:val="0"/>
          <w:sz w:val="24"/>
        </w:rPr>
        <w:t>。</w:t>
      </w:r>
    </w:p>
    <w:p w14:paraId="4F7DBD10" w14:textId="77777777" w:rsidR="001C0629" w:rsidRDefault="00031510">
      <w:pPr>
        <w:widowControl/>
        <w:numPr>
          <w:ilvl w:val="0"/>
          <w:numId w:val="25"/>
        </w:numPr>
        <w:spacing w:before="100" w:beforeAutospacing="1" w:after="100" w:afterAutospacing="1" w:line="360" w:lineRule="auto"/>
        <w:ind w:left="0" w:firstLine="0"/>
        <w:jc w:val="left"/>
        <w:outlineLvl w:val="1"/>
        <w:rPr>
          <w:rFonts w:ascii="宋体" w:hAnsi="宋体"/>
          <w:b/>
          <w:kern w:val="0"/>
          <w:sz w:val="24"/>
        </w:rPr>
      </w:pPr>
      <w:bookmarkStart w:id="375" w:name="_Toc97624608"/>
      <w:bookmarkStart w:id="376" w:name="_Toc135123346"/>
      <w:r>
        <w:rPr>
          <w:rFonts w:ascii="宋体" w:hAnsi="宋体"/>
          <w:b/>
          <w:kern w:val="0"/>
          <w:sz w:val="24"/>
        </w:rPr>
        <w:t>问题解决和升级</w:t>
      </w:r>
      <w:bookmarkEnd w:id="375"/>
      <w:bookmarkEnd w:id="376"/>
    </w:p>
    <w:p w14:paraId="25CAF5D7"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cs="宋体" w:hint="eastAsia"/>
          <w:kern w:val="0"/>
          <w:sz w:val="24"/>
        </w:rPr>
        <w:t>当</w:t>
      </w:r>
      <w:r>
        <w:rPr>
          <w:rFonts w:ascii="宋体" w:hAnsi="宋体"/>
          <w:kern w:val="0"/>
          <w:sz w:val="24"/>
          <w:u w:val="single"/>
        </w:rPr>
        <w:t> </w:t>
      </w:r>
      <w:r>
        <w:rPr>
          <w:rFonts w:ascii="宋体" w:hAnsi="宋体" w:cs="宋体" w:hint="eastAsia"/>
          <w:kern w:val="0"/>
          <w:sz w:val="24"/>
          <w:u w:val="single"/>
        </w:rPr>
        <w:t>甲方</w:t>
      </w:r>
      <w:r>
        <w:rPr>
          <w:rFonts w:ascii="宋体" w:hAnsi="宋体"/>
          <w:kern w:val="0"/>
          <w:sz w:val="24"/>
          <w:u w:val="single"/>
        </w:rPr>
        <w:t> </w:t>
      </w:r>
      <w:r>
        <w:rPr>
          <w:rFonts w:ascii="宋体" w:hAnsi="宋体" w:cs="宋体" w:hint="eastAsia"/>
          <w:kern w:val="0"/>
          <w:sz w:val="24"/>
        </w:rPr>
        <w:t>和</w:t>
      </w:r>
      <w:r>
        <w:rPr>
          <w:rFonts w:ascii="宋体" w:hAnsi="宋体" w:cs="宋体" w:hint="eastAsia"/>
          <w:kern w:val="0"/>
          <w:sz w:val="24"/>
        </w:rPr>
        <w:t>XXX</w:t>
      </w:r>
      <w:r>
        <w:rPr>
          <w:rFonts w:ascii="宋体" w:hAnsi="宋体" w:cs="宋体" w:hint="eastAsia"/>
          <w:kern w:val="0"/>
          <w:sz w:val="24"/>
        </w:rPr>
        <w:t>公司之间产生争议时，项目团队成员应首先努力内部解决该问题：</w:t>
      </w:r>
    </w:p>
    <w:p w14:paraId="76460993"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cs="宋体" w:hint="eastAsia"/>
          <w:kern w:val="0"/>
          <w:sz w:val="24"/>
        </w:rPr>
        <w:t>如果</w:t>
      </w:r>
      <w:r>
        <w:rPr>
          <w:rFonts w:ascii="宋体" w:hAnsi="宋体" w:cs="宋体" w:hint="eastAsia"/>
          <w:kern w:val="0"/>
          <w:sz w:val="24"/>
        </w:rPr>
        <w:t>需要解决本工作说明书期间所产生的争议，应遵循以下『争议解决程序』。</w:t>
      </w:r>
    </w:p>
    <w:p w14:paraId="77EA4FC0"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kern w:val="0"/>
          <w:sz w:val="24"/>
        </w:rPr>
        <w:t>1 </w:t>
      </w:r>
      <w:r>
        <w:rPr>
          <w:rFonts w:ascii="宋体" w:hAnsi="宋体" w:cs="宋体" w:hint="eastAsia"/>
          <w:kern w:val="0"/>
          <w:sz w:val="24"/>
        </w:rPr>
        <w:t>级：如果项目团队无法在两（</w:t>
      </w:r>
      <w:r>
        <w:rPr>
          <w:rFonts w:ascii="宋体" w:hAnsi="宋体"/>
          <w:kern w:val="0"/>
          <w:sz w:val="24"/>
        </w:rPr>
        <w:t>2</w:t>
      </w:r>
      <w:r>
        <w:rPr>
          <w:rFonts w:ascii="宋体" w:hAnsi="宋体" w:cs="宋体" w:hint="eastAsia"/>
          <w:kern w:val="0"/>
          <w:sz w:val="24"/>
        </w:rPr>
        <w:t>）</w:t>
      </w:r>
      <w:proofErr w:type="gramStart"/>
      <w:r>
        <w:rPr>
          <w:rFonts w:ascii="宋体" w:hAnsi="宋体" w:cs="宋体" w:hint="eastAsia"/>
          <w:kern w:val="0"/>
          <w:sz w:val="24"/>
        </w:rPr>
        <w:t>个</w:t>
      </w:r>
      <w:proofErr w:type="gramEnd"/>
      <w:r>
        <w:rPr>
          <w:rFonts w:ascii="宋体" w:hAnsi="宋体" w:cs="宋体" w:hint="eastAsia"/>
          <w:kern w:val="0"/>
          <w:sz w:val="24"/>
        </w:rPr>
        <w:t>工作日内解决争议时，则</w:t>
      </w:r>
      <w:r>
        <w:rPr>
          <w:rFonts w:ascii="宋体" w:hAnsi="宋体" w:cs="宋体" w:hint="eastAsia"/>
          <w:kern w:val="0"/>
          <w:sz w:val="24"/>
        </w:rPr>
        <w:t>XXX</w:t>
      </w:r>
      <w:r>
        <w:rPr>
          <w:rFonts w:ascii="宋体" w:hAnsi="宋体" w:cs="宋体" w:hint="eastAsia"/>
          <w:kern w:val="0"/>
          <w:sz w:val="24"/>
        </w:rPr>
        <w:t>公司项目经理应与豪甲方</w:t>
      </w:r>
      <w:proofErr w:type="gramStart"/>
      <w:r>
        <w:rPr>
          <w:rFonts w:ascii="宋体" w:hAnsi="宋体" w:cs="宋体" w:hint="eastAsia"/>
          <w:kern w:val="0"/>
          <w:sz w:val="24"/>
        </w:rPr>
        <w:t>目经理</w:t>
      </w:r>
      <w:proofErr w:type="gramEnd"/>
      <w:r>
        <w:rPr>
          <w:rFonts w:ascii="宋体" w:hAnsi="宋体" w:cs="宋体" w:hint="eastAsia"/>
          <w:kern w:val="0"/>
          <w:sz w:val="24"/>
        </w:rPr>
        <w:t>沟通解决该问题。</w:t>
      </w:r>
    </w:p>
    <w:p w14:paraId="7302629F"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kern w:val="0"/>
          <w:sz w:val="24"/>
        </w:rPr>
        <w:t>2 </w:t>
      </w:r>
      <w:r>
        <w:rPr>
          <w:rFonts w:ascii="宋体" w:hAnsi="宋体" w:cs="宋体" w:hint="eastAsia"/>
          <w:kern w:val="0"/>
          <w:sz w:val="24"/>
        </w:rPr>
        <w:t>级：如果升级为</w:t>
      </w:r>
      <w:r>
        <w:rPr>
          <w:rFonts w:ascii="宋体" w:hAnsi="宋体"/>
          <w:kern w:val="0"/>
          <w:sz w:val="24"/>
        </w:rPr>
        <w:t> 1 </w:t>
      </w:r>
      <w:proofErr w:type="gramStart"/>
      <w:r>
        <w:rPr>
          <w:rFonts w:ascii="宋体" w:hAnsi="宋体" w:cs="宋体" w:hint="eastAsia"/>
          <w:kern w:val="0"/>
          <w:sz w:val="24"/>
        </w:rPr>
        <w:t>级之后三</w:t>
      </w:r>
      <w:proofErr w:type="gramEnd"/>
      <w:r>
        <w:rPr>
          <w:rFonts w:ascii="宋体" w:hAnsi="宋体" w:cs="宋体" w:hint="eastAsia"/>
          <w:kern w:val="0"/>
          <w:sz w:val="24"/>
        </w:rPr>
        <w:t>（</w:t>
      </w:r>
      <w:r>
        <w:rPr>
          <w:rFonts w:ascii="宋体" w:hAnsi="宋体"/>
          <w:kern w:val="0"/>
          <w:sz w:val="24"/>
        </w:rPr>
        <w:t>3</w:t>
      </w:r>
      <w:r>
        <w:rPr>
          <w:rFonts w:ascii="宋体" w:hAnsi="宋体" w:cs="宋体" w:hint="eastAsia"/>
          <w:kern w:val="0"/>
          <w:sz w:val="24"/>
        </w:rPr>
        <w:t>）</w:t>
      </w:r>
      <w:proofErr w:type="gramStart"/>
      <w:r>
        <w:rPr>
          <w:rFonts w:ascii="宋体" w:hAnsi="宋体" w:cs="宋体" w:hint="eastAsia"/>
          <w:kern w:val="0"/>
          <w:sz w:val="24"/>
        </w:rPr>
        <w:t>个</w:t>
      </w:r>
      <w:proofErr w:type="gramEnd"/>
      <w:r>
        <w:rPr>
          <w:rFonts w:ascii="宋体" w:hAnsi="宋体" w:cs="宋体" w:hint="eastAsia"/>
          <w:kern w:val="0"/>
          <w:sz w:val="24"/>
        </w:rPr>
        <w:t>工作日内该争议仍未解决，</w:t>
      </w:r>
      <w:r>
        <w:rPr>
          <w:rFonts w:ascii="宋体" w:hAnsi="宋体" w:cs="宋体" w:hint="eastAsia"/>
          <w:kern w:val="0"/>
          <w:sz w:val="24"/>
        </w:rPr>
        <w:t>XXX</w:t>
      </w:r>
      <w:r>
        <w:rPr>
          <w:rFonts w:ascii="宋体" w:hAnsi="宋体" w:cs="宋体" w:hint="eastAsia"/>
          <w:kern w:val="0"/>
          <w:sz w:val="24"/>
        </w:rPr>
        <w:t>公司项目负责人应与甲方项目负责人沟通解决该问题。</w:t>
      </w:r>
    </w:p>
    <w:p w14:paraId="3D8E60ED"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cs="宋体" w:hint="eastAsia"/>
          <w:kern w:val="0"/>
          <w:sz w:val="24"/>
        </w:rPr>
        <w:t>在任何争议解决期间，</w:t>
      </w:r>
      <w:r>
        <w:rPr>
          <w:rFonts w:ascii="宋体" w:hAnsi="宋体" w:cs="宋体" w:hint="eastAsia"/>
          <w:kern w:val="0"/>
          <w:sz w:val="24"/>
        </w:rPr>
        <w:t>XXX</w:t>
      </w:r>
      <w:r>
        <w:rPr>
          <w:rFonts w:ascii="宋体" w:hAnsi="宋体" w:cs="宋体" w:hint="eastAsia"/>
          <w:kern w:val="0"/>
          <w:sz w:val="24"/>
        </w:rPr>
        <w:t>公司同意继续提供与不在争议项目范围内、并完全不受争议所影响的服务。争议项目涉及影响项目进程的，甲方公司有权拒付相关进度费用，并保留追究违约责任的权利。</w:t>
      </w:r>
    </w:p>
    <w:p w14:paraId="1A2944FC" w14:textId="77777777" w:rsidR="001C0629" w:rsidRDefault="00031510">
      <w:pPr>
        <w:widowControl/>
        <w:numPr>
          <w:ilvl w:val="0"/>
          <w:numId w:val="25"/>
        </w:numPr>
        <w:spacing w:before="100" w:beforeAutospacing="1" w:after="100" w:afterAutospacing="1"/>
        <w:ind w:left="0" w:firstLine="0"/>
        <w:jc w:val="left"/>
        <w:outlineLvl w:val="1"/>
        <w:rPr>
          <w:rFonts w:ascii="宋体" w:hAnsi="宋体"/>
          <w:b/>
          <w:kern w:val="0"/>
          <w:sz w:val="24"/>
        </w:rPr>
      </w:pPr>
      <w:bookmarkStart w:id="377" w:name="_Toc97624610"/>
      <w:bookmarkStart w:id="378" w:name="_Toc135123347"/>
      <w:r>
        <w:rPr>
          <w:rFonts w:ascii="宋体" w:hAnsi="宋体"/>
          <w:b/>
          <w:kern w:val="0"/>
          <w:sz w:val="24"/>
        </w:rPr>
        <w:t>项目变更控制程序</w:t>
      </w:r>
      <w:bookmarkEnd w:id="377"/>
      <w:bookmarkEnd w:id="378"/>
    </w:p>
    <w:p w14:paraId="3C4825B4"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cs="宋体" w:hint="eastAsia"/>
          <w:kern w:val="0"/>
          <w:sz w:val="24"/>
        </w:rPr>
        <w:t>如果需要更改本工作说明书，应遵循以下『项目变更控制程序』：</w:t>
      </w:r>
    </w:p>
    <w:p w14:paraId="36DB4009" w14:textId="77777777" w:rsidR="001C0629" w:rsidRDefault="00031510">
      <w:pPr>
        <w:widowControl/>
        <w:shd w:val="clear" w:color="auto" w:fill="FFFFFF"/>
        <w:spacing w:line="360" w:lineRule="auto"/>
        <w:ind w:firstLine="480"/>
        <w:rPr>
          <w:rFonts w:ascii="宋体" w:hAnsi="宋体" w:cs="宋体"/>
          <w:kern w:val="0"/>
          <w:sz w:val="24"/>
        </w:rPr>
      </w:pPr>
      <w:r>
        <w:rPr>
          <w:rFonts w:ascii="宋体" w:hAnsi="宋体" w:cs="宋体" w:hint="eastAsia"/>
          <w:kern w:val="0"/>
          <w:sz w:val="24"/>
        </w:rPr>
        <w:lastRenderedPageBreak/>
        <w:t>项目变更请求是协商变更的工具、必须描述变更内容、变更根本原因和变更对项目的影响。通过本流程来</w:t>
      </w:r>
      <w:proofErr w:type="gramStart"/>
      <w:r>
        <w:rPr>
          <w:rFonts w:ascii="宋体" w:hAnsi="宋体" w:cs="宋体" w:hint="eastAsia"/>
          <w:kern w:val="0"/>
          <w:sz w:val="24"/>
        </w:rPr>
        <w:t>评估此</w:t>
      </w:r>
      <w:proofErr w:type="gramEnd"/>
      <w:r>
        <w:rPr>
          <w:rFonts w:ascii="宋体" w:hAnsi="宋体" w:cs="宋体" w:hint="eastAsia"/>
          <w:kern w:val="0"/>
          <w:sz w:val="24"/>
        </w:rPr>
        <w:t>所额外产生的工作量，并可能修改项目范围、计划和费用。</w:t>
      </w:r>
    </w:p>
    <w:p w14:paraId="1434645A" w14:textId="77777777" w:rsidR="001C0629" w:rsidRDefault="00031510">
      <w:pPr>
        <w:pStyle w:val="af9"/>
        <w:widowControl/>
        <w:numPr>
          <w:ilvl w:val="0"/>
          <w:numId w:val="47"/>
        </w:numPr>
        <w:shd w:val="clear" w:color="auto" w:fill="FFFFFF"/>
        <w:spacing w:before="28" w:after="28" w:line="360" w:lineRule="auto"/>
        <w:ind w:firstLineChars="0"/>
        <w:rPr>
          <w:rFonts w:ascii="宋体" w:hAnsi="宋体"/>
          <w:kern w:val="0"/>
          <w:sz w:val="24"/>
        </w:rPr>
      </w:pPr>
      <w:r>
        <w:rPr>
          <w:rFonts w:ascii="宋体" w:hAnsi="宋体" w:hint="eastAsia"/>
          <w:kern w:val="0"/>
          <w:sz w:val="24"/>
        </w:rPr>
        <w:t>发起变更：请求方应依照指定的《变更请求申请表》提出变更。</w:t>
      </w:r>
    </w:p>
    <w:p w14:paraId="38FA8452" w14:textId="77777777" w:rsidR="001C0629" w:rsidRDefault="00031510">
      <w:pPr>
        <w:pStyle w:val="af9"/>
        <w:widowControl/>
        <w:numPr>
          <w:ilvl w:val="0"/>
          <w:numId w:val="47"/>
        </w:numPr>
        <w:shd w:val="clear" w:color="auto" w:fill="FFFFFF"/>
        <w:spacing w:before="28" w:after="28" w:line="360" w:lineRule="auto"/>
        <w:ind w:firstLineChars="0"/>
        <w:rPr>
          <w:rFonts w:ascii="宋体" w:hAnsi="宋体"/>
          <w:kern w:val="0"/>
          <w:sz w:val="24"/>
        </w:rPr>
      </w:pPr>
      <w:r>
        <w:rPr>
          <w:rFonts w:ascii="宋体" w:hAnsi="宋体" w:hint="eastAsia"/>
          <w:kern w:val="0"/>
          <w:sz w:val="24"/>
        </w:rPr>
        <w:t>复核变更：请求</w:t>
      </w:r>
      <w:proofErr w:type="gramStart"/>
      <w:r>
        <w:rPr>
          <w:rFonts w:ascii="宋体" w:hAnsi="宋体" w:hint="eastAsia"/>
          <w:kern w:val="0"/>
          <w:sz w:val="24"/>
        </w:rPr>
        <w:t>方项目</w:t>
      </w:r>
      <w:proofErr w:type="gramEnd"/>
      <w:r>
        <w:rPr>
          <w:rFonts w:ascii="宋体" w:hAnsi="宋体" w:hint="eastAsia"/>
          <w:kern w:val="0"/>
          <w:sz w:val="24"/>
        </w:rPr>
        <w:t>经理应复核所提出的变更，并确定是否将该请求提交给对方。</w:t>
      </w:r>
    </w:p>
    <w:p w14:paraId="7DB31D65" w14:textId="77777777" w:rsidR="001C0629" w:rsidRDefault="00031510">
      <w:pPr>
        <w:pStyle w:val="af9"/>
        <w:widowControl/>
        <w:numPr>
          <w:ilvl w:val="0"/>
          <w:numId w:val="47"/>
        </w:numPr>
        <w:shd w:val="clear" w:color="auto" w:fill="FFFFFF"/>
        <w:spacing w:before="28" w:after="28" w:line="360" w:lineRule="auto"/>
        <w:ind w:firstLineChars="0"/>
        <w:rPr>
          <w:rFonts w:ascii="宋体" w:hAnsi="宋体"/>
          <w:kern w:val="0"/>
          <w:sz w:val="24"/>
        </w:rPr>
      </w:pPr>
      <w:r>
        <w:rPr>
          <w:rFonts w:ascii="宋体" w:hAnsi="宋体" w:hint="eastAsia"/>
          <w:kern w:val="0"/>
          <w:sz w:val="24"/>
        </w:rPr>
        <w:t>评估变更：在请求提出后</w:t>
      </w:r>
      <w:r>
        <w:rPr>
          <w:rFonts w:ascii="宋体" w:hAnsi="宋体" w:hint="eastAsia"/>
          <w:kern w:val="0"/>
          <w:sz w:val="24"/>
        </w:rPr>
        <w:t>__2__</w:t>
      </w:r>
      <w:proofErr w:type="gramStart"/>
      <w:r>
        <w:rPr>
          <w:rFonts w:ascii="宋体" w:hAnsi="宋体" w:hint="eastAsia"/>
          <w:kern w:val="0"/>
          <w:sz w:val="24"/>
        </w:rPr>
        <w:t>个</w:t>
      </w:r>
      <w:proofErr w:type="gramEnd"/>
      <w:r>
        <w:rPr>
          <w:rFonts w:ascii="宋体" w:hAnsi="宋体" w:hint="eastAsia"/>
          <w:kern w:val="0"/>
          <w:sz w:val="24"/>
        </w:rPr>
        <w:t>工作日内，对方项目经理应复核所提出的变更并提议进一步评估或予以拒绝。</w:t>
      </w:r>
    </w:p>
    <w:p w14:paraId="5B7BA333" w14:textId="77777777" w:rsidR="001C0629" w:rsidRDefault="00031510">
      <w:pPr>
        <w:pStyle w:val="af9"/>
        <w:widowControl/>
        <w:numPr>
          <w:ilvl w:val="0"/>
          <w:numId w:val="47"/>
        </w:numPr>
        <w:shd w:val="clear" w:color="auto" w:fill="FFFFFF"/>
        <w:spacing w:before="28" w:after="28" w:line="360" w:lineRule="auto"/>
        <w:ind w:firstLineChars="0"/>
        <w:rPr>
          <w:rFonts w:ascii="宋体" w:hAnsi="宋体"/>
          <w:kern w:val="0"/>
          <w:sz w:val="24"/>
        </w:rPr>
      </w:pPr>
      <w:r>
        <w:rPr>
          <w:rFonts w:ascii="宋体" w:hAnsi="宋体" w:hint="eastAsia"/>
          <w:kern w:val="0"/>
          <w:sz w:val="24"/>
        </w:rPr>
        <w:t>变更审批：双方项目经理书面（或电子邮件）核准该变更请求及其评估之后，被认为是“已核准的变更请求”。</w:t>
      </w:r>
    </w:p>
    <w:p w14:paraId="3130D0F1" w14:textId="77777777" w:rsidR="001C0629" w:rsidRDefault="00031510">
      <w:pPr>
        <w:pStyle w:val="af9"/>
        <w:widowControl/>
        <w:numPr>
          <w:ilvl w:val="0"/>
          <w:numId w:val="47"/>
        </w:numPr>
        <w:shd w:val="clear" w:color="auto" w:fill="FFFFFF"/>
        <w:spacing w:before="28" w:after="28" w:line="360" w:lineRule="auto"/>
        <w:ind w:firstLineChars="0"/>
        <w:rPr>
          <w:rFonts w:ascii="宋体" w:hAnsi="宋体"/>
          <w:kern w:val="0"/>
          <w:sz w:val="24"/>
        </w:rPr>
      </w:pPr>
      <w:r>
        <w:rPr>
          <w:rFonts w:ascii="宋体" w:hAnsi="宋体" w:hint="eastAsia"/>
          <w:kern w:val="0"/>
          <w:sz w:val="24"/>
        </w:rPr>
        <w:t>变更指令的签署和执行：对于“已核准的变更请求”存在费用追加时，必须由双方授权代表签署书面的《变更指令》。在《变更指令》被书面确认前，双方仍继续按现有的工作说明书执行现有项目范围内的工作。</w:t>
      </w:r>
      <w:r>
        <w:rPr>
          <w:rFonts w:ascii="宋体" w:hAnsi="宋体"/>
          <w:kern w:val="0"/>
          <w:sz w:val="24"/>
        </w:rPr>
        <w:t> </w:t>
      </w:r>
    </w:p>
    <w:p w14:paraId="38CC793B" w14:textId="77777777" w:rsidR="001C0629" w:rsidRDefault="001C0629">
      <w:pPr>
        <w:widowControl/>
        <w:shd w:val="clear" w:color="auto" w:fill="FFFFFF"/>
        <w:spacing w:line="360" w:lineRule="auto"/>
        <w:rPr>
          <w:kern w:val="0"/>
          <w:sz w:val="20"/>
          <w:szCs w:val="20"/>
        </w:rPr>
      </w:pPr>
    </w:p>
    <w:p w14:paraId="17539172" w14:textId="77777777" w:rsidR="001C0629" w:rsidRDefault="00031510">
      <w:pPr>
        <w:widowControl/>
        <w:shd w:val="clear" w:color="auto" w:fill="FFFFFF"/>
        <w:spacing w:line="360" w:lineRule="auto"/>
        <w:rPr>
          <w:rFonts w:ascii="宋体" w:hAnsi="宋体"/>
          <w:kern w:val="0"/>
          <w:sz w:val="24"/>
        </w:rPr>
      </w:pPr>
      <w:r>
        <w:rPr>
          <w:rFonts w:ascii="宋体" w:hAnsi="宋体" w:hint="eastAsia"/>
          <w:kern w:val="0"/>
          <w:sz w:val="24"/>
        </w:rPr>
        <w:t>甲方：【</w:t>
      </w:r>
      <w:hyperlink r:id="rId35" w:history="1">
        <w:r>
          <w:rPr>
            <w:rStyle w:val="af6"/>
            <w:rFonts w:ascii="宋体" w:hAnsi="宋体" w:hint="eastAsia"/>
            <w:kern w:val="0"/>
            <w:sz w:val="24"/>
          </w:rPr>
          <w:t>${</w:t>
        </w:r>
        <w:r>
          <w:rPr>
            <w:rStyle w:val="af6"/>
            <w:rFonts w:ascii="宋体" w:hAnsi="宋体" w:hint="eastAsia"/>
            <w:kern w:val="0"/>
            <w:sz w:val="24"/>
          </w:rPr>
          <w:t>甲方</w:t>
        </w:r>
        <w:r>
          <w:rPr>
            <w:rStyle w:val="af6"/>
            <w:rFonts w:ascii="宋体" w:hAnsi="宋体" w:hint="eastAsia"/>
            <w:kern w:val="0"/>
            <w:sz w:val="24"/>
          </w:rPr>
          <w:t>-</w:t>
        </w:r>
        <w:r>
          <w:rPr>
            <w:rStyle w:val="af6"/>
            <w:rFonts w:ascii="宋体" w:hAnsi="宋体" w:hint="eastAsia"/>
            <w:kern w:val="0"/>
            <w:sz w:val="24"/>
          </w:rPr>
          <w:t>交易方名称</w:t>
        </w:r>
        <w:r>
          <w:rPr>
            <w:rStyle w:val="af6"/>
            <w:rFonts w:ascii="宋体" w:hAnsi="宋体" w:hint="eastAsia"/>
            <w:kern w:val="0"/>
            <w:sz w:val="24"/>
          </w:rPr>
          <w:t>}</w:t>
        </w:r>
      </w:hyperlink>
      <w:r>
        <w:rPr>
          <w:rFonts w:ascii="宋体" w:hAnsi="宋体" w:hint="eastAsia"/>
          <w:kern w:val="0"/>
          <w:sz w:val="24"/>
        </w:rPr>
        <w:t>】</w:t>
      </w:r>
      <w:r>
        <w:rPr>
          <w:rFonts w:ascii="宋体" w:hAnsi="宋体" w:hint="eastAsia"/>
          <w:kern w:val="0"/>
          <w:sz w:val="24"/>
        </w:rPr>
        <w:t xml:space="preserve">    </w:t>
      </w:r>
      <w:r>
        <w:rPr>
          <w:rFonts w:ascii="宋体" w:hAnsi="宋体"/>
          <w:kern w:val="0"/>
          <w:sz w:val="24"/>
        </w:rPr>
        <w:t xml:space="preserve">   </w:t>
      </w:r>
      <w:r>
        <w:rPr>
          <w:rFonts w:ascii="宋体" w:hAnsi="宋体" w:hint="eastAsia"/>
          <w:kern w:val="0"/>
          <w:sz w:val="24"/>
        </w:rPr>
        <w:t xml:space="preserve"> </w:t>
      </w:r>
      <w:r>
        <w:rPr>
          <w:rFonts w:ascii="宋体" w:hAnsi="宋体"/>
          <w:kern w:val="0"/>
          <w:sz w:val="24"/>
        </w:rPr>
        <w:t xml:space="preserve">        </w:t>
      </w:r>
      <w:r>
        <w:rPr>
          <w:rFonts w:ascii="宋体" w:hAnsi="宋体" w:hint="eastAsia"/>
          <w:kern w:val="0"/>
          <w:sz w:val="24"/>
        </w:rPr>
        <w:t>乙方：</w:t>
      </w:r>
      <w:r>
        <w:rPr>
          <w:rFonts w:ascii="宋体" w:hAnsi="宋体" w:hint="eastAsia"/>
          <w:kern w:val="0"/>
          <w:sz w:val="24"/>
          <w:highlight w:val="yellow"/>
        </w:rPr>
        <w:t>【</w:t>
      </w:r>
      <w:hyperlink r:id="rId36" w:history="1">
        <w:r>
          <w:rPr>
            <w:rStyle w:val="af6"/>
            <w:rFonts w:ascii="宋体" w:hAnsi="宋体" w:hint="eastAsia"/>
            <w:kern w:val="0"/>
            <w:sz w:val="24"/>
            <w:highlight w:val="yellow"/>
          </w:rPr>
          <w:t>${</w:t>
        </w:r>
        <w:r>
          <w:rPr>
            <w:rStyle w:val="af6"/>
            <w:rFonts w:ascii="宋体" w:hAnsi="宋体" w:hint="eastAsia"/>
            <w:kern w:val="0"/>
            <w:sz w:val="24"/>
            <w:highlight w:val="yellow"/>
          </w:rPr>
          <w:t>乙方</w:t>
        </w:r>
        <w:r>
          <w:rPr>
            <w:rStyle w:val="af6"/>
            <w:rFonts w:ascii="宋体" w:hAnsi="宋体" w:hint="eastAsia"/>
            <w:kern w:val="0"/>
            <w:sz w:val="24"/>
            <w:highlight w:val="yellow"/>
          </w:rPr>
          <w:t>-</w:t>
        </w:r>
        <w:r>
          <w:rPr>
            <w:rStyle w:val="af6"/>
            <w:rFonts w:ascii="宋体" w:hAnsi="宋体" w:hint="eastAsia"/>
            <w:kern w:val="0"/>
            <w:sz w:val="24"/>
            <w:highlight w:val="yellow"/>
          </w:rPr>
          <w:t>交易方名称</w:t>
        </w:r>
        <w:r>
          <w:rPr>
            <w:rStyle w:val="af6"/>
            <w:rFonts w:ascii="宋体" w:hAnsi="宋体" w:hint="eastAsia"/>
            <w:kern w:val="0"/>
            <w:sz w:val="24"/>
            <w:highlight w:val="yellow"/>
          </w:rPr>
          <w:t>}</w:t>
        </w:r>
      </w:hyperlink>
      <w:r>
        <w:rPr>
          <w:rFonts w:ascii="宋体" w:hAnsi="宋体" w:hint="eastAsia"/>
          <w:kern w:val="0"/>
          <w:sz w:val="24"/>
          <w:highlight w:val="yellow"/>
        </w:rPr>
        <w:t>】</w:t>
      </w:r>
    </w:p>
    <w:p w14:paraId="7BFF810D" w14:textId="77777777" w:rsidR="001C0629" w:rsidRDefault="00031510">
      <w:pPr>
        <w:widowControl/>
        <w:shd w:val="clear" w:color="auto" w:fill="FFFFFF"/>
        <w:spacing w:line="360" w:lineRule="auto"/>
        <w:rPr>
          <w:rFonts w:ascii="宋体" w:hAnsi="宋体"/>
          <w:kern w:val="0"/>
          <w:sz w:val="24"/>
        </w:rPr>
      </w:pPr>
      <w:r>
        <w:rPr>
          <w:rFonts w:ascii="宋体" w:hAnsi="宋体" w:hint="eastAsia"/>
          <w:kern w:val="0"/>
          <w:sz w:val="24"/>
        </w:rPr>
        <w:t>法定代表人或授权委托人：</w:t>
      </w:r>
      <w:r>
        <w:rPr>
          <w:rFonts w:ascii="宋体" w:hAnsi="宋体" w:hint="eastAsia"/>
          <w:kern w:val="0"/>
          <w:sz w:val="24"/>
        </w:rPr>
        <w:t xml:space="preserve">                    </w:t>
      </w:r>
      <w:r>
        <w:rPr>
          <w:rFonts w:ascii="宋体" w:hAnsi="宋体" w:hint="eastAsia"/>
          <w:kern w:val="0"/>
          <w:sz w:val="24"/>
        </w:rPr>
        <w:t>法定代表人或授权委托人：</w:t>
      </w:r>
    </w:p>
    <w:p w14:paraId="1406CA3C" w14:textId="77777777" w:rsidR="001C0629" w:rsidRDefault="00031510">
      <w:pPr>
        <w:widowControl/>
        <w:shd w:val="clear" w:color="auto" w:fill="FFFFFF"/>
        <w:spacing w:line="360" w:lineRule="auto"/>
        <w:rPr>
          <w:rFonts w:ascii="宋体" w:hAnsi="宋体"/>
          <w:kern w:val="0"/>
          <w:sz w:val="24"/>
        </w:rPr>
      </w:pPr>
      <w:r>
        <w:rPr>
          <w:rFonts w:ascii="宋体" w:hAnsi="宋体" w:hint="eastAsia"/>
          <w:kern w:val="0"/>
          <w:sz w:val="24"/>
        </w:rPr>
        <w:t>日期：</w:t>
      </w:r>
      <w:r>
        <w:rPr>
          <w:rFonts w:ascii="宋体" w:hAnsi="宋体"/>
          <w:kern w:val="0"/>
          <w:sz w:val="24"/>
        </w:rPr>
        <w:t xml:space="preserve">                                      </w:t>
      </w:r>
      <w:r>
        <w:rPr>
          <w:rFonts w:ascii="宋体" w:hAnsi="宋体" w:hint="eastAsia"/>
          <w:kern w:val="0"/>
          <w:sz w:val="24"/>
        </w:rPr>
        <w:t>日期：</w:t>
      </w:r>
    </w:p>
    <w:p w14:paraId="638912AC" w14:textId="77777777" w:rsidR="001C0629" w:rsidRDefault="001C0629">
      <w:pPr>
        <w:widowControl/>
        <w:shd w:val="clear" w:color="auto" w:fill="FFFFFF"/>
        <w:spacing w:line="360" w:lineRule="auto"/>
        <w:rPr>
          <w:rFonts w:ascii="宋体" w:hAnsi="宋体" w:cs="宋体"/>
          <w:kern w:val="0"/>
          <w:sz w:val="24"/>
        </w:rPr>
      </w:pPr>
    </w:p>
    <w:p w14:paraId="1C9E3723" w14:textId="77777777" w:rsidR="001C0629" w:rsidRDefault="00031510">
      <w:pPr>
        <w:widowControl/>
        <w:spacing w:line="360" w:lineRule="auto"/>
        <w:jc w:val="left"/>
        <w:rPr>
          <w:rFonts w:ascii="宋体" w:hAnsi="宋体" w:cs="宋体"/>
          <w:kern w:val="0"/>
          <w:sz w:val="24"/>
        </w:rPr>
      </w:pPr>
      <w:r>
        <w:rPr>
          <w:rFonts w:ascii="宋体" w:hAnsi="宋体" w:cs="宋体"/>
          <w:kern w:val="0"/>
          <w:sz w:val="24"/>
        </w:rPr>
        <w:br w:type="page"/>
      </w:r>
    </w:p>
    <w:commentRangeStart w:id="379"/>
    <w:p w14:paraId="7CB60DB5" w14:textId="77777777" w:rsidR="001C0629" w:rsidRDefault="00031510">
      <w:pPr>
        <w:widowControl/>
        <w:spacing w:beforeAutospacing="1" w:afterAutospacing="1" w:line="360" w:lineRule="auto"/>
        <w:jc w:val="left"/>
        <w:outlineLvl w:val="0"/>
        <w:rPr>
          <w:rFonts w:ascii="宋体" w:hAnsi="宋体" w:cs="宋体"/>
          <w:b/>
          <w:kern w:val="44"/>
          <w:sz w:val="24"/>
        </w:rPr>
      </w:pPr>
      <w:r>
        <w:lastRenderedPageBreak/>
        <w:fldChar w:fldCharType="begin"/>
      </w:r>
      <w:r>
        <w:instrText xml:space="preserve"> HYPERLINK "https://qiye.aliyun.com/alimail/" \l "this" </w:instrText>
      </w:r>
      <w:r>
        <w:fldChar w:fldCharType="separate"/>
      </w:r>
      <w:bookmarkStart w:id="380" w:name="_Toc98346789"/>
      <w:bookmarkStart w:id="381" w:name="_Toc135123348"/>
      <w:r>
        <w:rPr>
          <w:rFonts w:ascii="宋体" w:hAnsi="宋体" w:cs="宋体"/>
          <w:b/>
          <w:kern w:val="44"/>
          <w:sz w:val="24"/>
        </w:rPr>
        <w:t>附件</w:t>
      </w:r>
      <w:r>
        <w:rPr>
          <w:rFonts w:ascii="宋体" w:hAnsi="宋体" w:cs="宋体" w:hint="eastAsia"/>
          <w:b/>
          <w:kern w:val="44"/>
          <w:sz w:val="24"/>
        </w:rPr>
        <w:t>三</w:t>
      </w:r>
      <w:r>
        <w:rPr>
          <w:rFonts w:ascii="宋体" w:hAnsi="宋体" w:cs="宋体"/>
          <w:b/>
          <w:kern w:val="44"/>
          <w:sz w:val="24"/>
        </w:rPr>
        <w:t>：《服务等级协议（</w:t>
      </w:r>
      <w:r>
        <w:rPr>
          <w:rFonts w:ascii="宋体" w:hAnsi="宋体" w:cs="宋体"/>
          <w:b/>
          <w:kern w:val="44"/>
          <w:sz w:val="24"/>
        </w:rPr>
        <w:t>SLA</w:t>
      </w:r>
      <w:r>
        <w:rPr>
          <w:rFonts w:ascii="宋体" w:hAnsi="宋体" w:cs="宋体"/>
          <w:b/>
          <w:kern w:val="44"/>
          <w:sz w:val="24"/>
        </w:rPr>
        <w:t>）》</w:t>
      </w:r>
      <w:bookmarkEnd w:id="380"/>
      <w:r>
        <w:rPr>
          <w:rFonts w:ascii="宋体" w:hAnsi="宋体" w:cs="宋体"/>
          <w:b/>
          <w:kern w:val="44"/>
          <w:sz w:val="24"/>
        </w:rPr>
        <w:fldChar w:fldCharType="end"/>
      </w:r>
      <w:commentRangeEnd w:id="379"/>
      <w:r>
        <w:rPr>
          <w:rStyle w:val="af7"/>
        </w:rPr>
        <w:commentReference w:id="379"/>
      </w:r>
      <w:bookmarkEnd w:id="381"/>
    </w:p>
    <w:p w14:paraId="70B779E4"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在本合同约定</w:t>
      </w:r>
      <w:proofErr w:type="gramStart"/>
      <w:r>
        <w:rPr>
          <w:rFonts w:ascii="宋体" w:hAnsi="宋体" w:cs="宋体" w:hint="eastAsia"/>
          <w:kern w:val="0"/>
          <w:sz w:val="24"/>
          <w:lang w:bidi="ar"/>
        </w:rPr>
        <w:t>的维保服务</w:t>
      </w:r>
      <w:proofErr w:type="gramEnd"/>
      <w:r>
        <w:rPr>
          <w:rFonts w:ascii="宋体" w:hAnsi="宋体" w:cs="宋体" w:hint="eastAsia"/>
          <w:kern w:val="0"/>
          <w:sz w:val="24"/>
          <w:lang w:bidi="ar"/>
        </w:rPr>
        <w:t>中，乙方技术人员提供甲方“</w:t>
      </w:r>
      <w:r>
        <w:rPr>
          <w:rFonts w:ascii="宋体" w:hAnsi="宋体" w:cs="宋体" w:hint="eastAsia"/>
          <w:kern w:val="0"/>
          <w:sz w:val="24"/>
          <w:lang w:bidi="ar"/>
        </w:rPr>
        <w:t>X</w:t>
      </w:r>
      <w:r>
        <w:rPr>
          <w:rFonts w:ascii="宋体" w:hAnsi="宋体" w:cs="宋体"/>
          <w:kern w:val="0"/>
          <w:sz w:val="24"/>
          <w:lang w:bidi="ar"/>
        </w:rPr>
        <w:t>XX</w:t>
      </w:r>
      <w:r>
        <w:rPr>
          <w:rFonts w:ascii="宋体" w:hAnsi="宋体" w:cs="宋体" w:hint="eastAsia"/>
          <w:kern w:val="0"/>
          <w:sz w:val="24"/>
          <w:lang w:bidi="ar"/>
        </w:rPr>
        <w:t>系统”的日常运</w:t>
      </w:r>
      <w:proofErr w:type="gramStart"/>
      <w:r>
        <w:rPr>
          <w:rFonts w:ascii="宋体" w:hAnsi="宋体" w:cs="宋体" w:hint="eastAsia"/>
          <w:kern w:val="0"/>
          <w:sz w:val="24"/>
          <w:lang w:bidi="ar"/>
        </w:rPr>
        <w:t>维支持</w:t>
      </w:r>
      <w:proofErr w:type="gramEnd"/>
      <w:r>
        <w:rPr>
          <w:rFonts w:ascii="宋体" w:hAnsi="宋体" w:cs="宋体" w:hint="eastAsia"/>
          <w:kern w:val="0"/>
          <w:sz w:val="24"/>
          <w:lang w:bidi="ar"/>
        </w:rPr>
        <w:t>服务。对服务水平约定如下：</w:t>
      </w:r>
    </w:p>
    <w:bookmarkStart w:id="382" w:name="_Toc31542"/>
    <w:bookmarkStart w:id="383" w:name="_Toc14728"/>
    <w:p w14:paraId="49CC1DA2" w14:textId="77777777" w:rsidR="001C0629" w:rsidRDefault="00031510">
      <w:pPr>
        <w:pStyle w:val="af9"/>
        <w:widowControl/>
        <w:numPr>
          <w:ilvl w:val="0"/>
          <w:numId w:val="48"/>
        </w:numPr>
        <w:spacing w:before="100" w:beforeAutospacing="1" w:after="100" w:afterAutospacing="1" w:line="360" w:lineRule="auto"/>
        <w:ind w:firstLineChars="0"/>
        <w:jc w:val="left"/>
        <w:outlineLvl w:val="2"/>
        <w:rPr>
          <w:rFonts w:ascii="宋体" w:hAnsi="宋体" w:cs="宋体"/>
          <w:b/>
          <w:kern w:val="0"/>
          <w:sz w:val="24"/>
        </w:rPr>
      </w:pPr>
      <w:r>
        <w:fldChar w:fldCharType="begin"/>
      </w:r>
      <w:r>
        <w:instrText xml:space="preserve"> HYPERLINK "https://mail.126.com/js6/read/readhtml.jsp?mid=89:1tbiWRWyOFxcK2DbIwAAs1&amp;userType=browser&amp;font=15&amp;color=138144" </w:instrText>
      </w:r>
      <w:r>
        <w:fldChar w:fldCharType="end"/>
      </w:r>
      <w:bookmarkStart w:id="384" w:name="_Toc23322"/>
      <w:bookmarkEnd w:id="382"/>
      <w:r>
        <w:fldChar w:fldCharType="begin"/>
      </w:r>
      <w:r>
        <w:instrText xml:space="preserve"> HYPERLINK "https://mail.126.com/js6/read/readhtml.jsp?mid=89:1tbiWRWyOFxcK2DbI</w:instrText>
      </w:r>
      <w:r>
        <w:instrText xml:space="preserve">wAAs1&amp;userType=browser&amp;font=15&amp;color=138144" </w:instrText>
      </w:r>
      <w:r>
        <w:fldChar w:fldCharType="end"/>
      </w:r>
      <w:bookmarkStart w:id="385" w:name="_Toc135123349"/>
      <w:bookmarkEnd w:id="384"/>
      <w:r>
        <w:rPr>
          <w:rFonts w:ascii="宋体" w:hAnsi="宋体" w:cs="宋体"/>
          <w:b/>
          <w:kern w:val="0"/>
          <w:sz w:val="24"/>
        </w:rPr>
        <w:t>系统维护</w:t>
      </w:r>
      <w:bookmarkEnd w:id="383"/>
      <w:bookmarkEnd w:id="385"/>
    </w:p>
    <w:p w14:paraId="3699A8CB" w14:textId="77777777" w:rsidR="001C0629" w:rsidRDefault="00031510">
      <w:pPr>
        <w:pStyle w:val="af9"/>
        <w:widowControl/>
        <w:numPr>
          <w:ilvl w:val="0"/>
          <w:numId w:val="49"/>
        </w:numPr>
        <w:spacing w:before="100" w:beforeAutospacing="1" w:after="100" w:afterAutospacing="1" w:line="360" w:lineRule="auto"/>
        <w:ind w:firstLineChars="0"/>
        <w:jc w:val="left"/>
        <w:rPr>
          <w:rFonts w:ascii="宋体" w:hAnsi="宋体" w:cs="宋体"/>
          <w:kern w:val="0"/>
          <w:sz w:val="24"/>
        </w:rPr>
      </w:pPr>
      <w:r>
        <w:rPr>
          <w:rFonts w:ascii="宋体" w:hAnsi="宋体" w:cs="宋体" w:hint="eastAsia"/>
          <w:kern w:val="0"/>
          <w:sz w:val="24"/>
          <w:lang w:bidi="ar"/>
        </w:rPr>
        <w:t>常规维护</w:t>
      </w:r>
    </w:p>
    <w:p w14:paraId="3FED3E86"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在预先安排的时间处理非关键、非紧急的系统更新和修复。乙方可以根据需要在指定的日期和时间开展常规维护。乙方应当至少提前</w:t>
      </w:r>
      <w:r>
        <w:rPr>
          <w:rFonts w:ascii="宋体" w:hAnsi="宋体" w:cs="宋体" w:hint="eastAsia"/>
          <w:kern w:val="0"/>
          <w:sz w:val="24"/>
          <w:lang w:bidi="ar"/>
        </w:rPr>
        <w:t>48</w:t>
      </w:r>
      <w:r>
        <w:rPr>
          <w:rFonts w:ascii="宋体" w:hAnsi="宋体" w:cs="宋体" w:hint="eastAsia"/>
          <w:kern w:val="0"/>
          <w:sz w:val="24"/>
          <w:lang w:bidi="ar"/>
        </w:rPr>
        <w:t>小时，就常规维护事宜通知甲方，并就相关事宜达成一致。在任意日历年内，每年常规</w:t>
      </w:r>
      <w:proofErr w:type="gramStart"/>
      <w:r>
        <w:rPr>
          <w:rFonts w:ascii="宋体" w:hAnsi="宋体" w:cs="宋体" w:hint="eastAsia"/>
          <w:kern w:val="0"/>
          <w:sz w:val="24"/>
          <w:lang w:bidi="ar"/>
        </w:rPr>
        <w:t>维护总</w:t>
      </w:r>
      <w:proofErr w:type="gramEnd"/>
      <w:r>
        <w:rPr>
          <w:rFonts w:ascii="宋体" w:hAnsi="宋体" w:cs="宋体" w:hint="eastAsia"/>
          <w:kern w:val="0"/>
          <w:sz w:val="24"/>
          <w:lang w:bidi="ar"/>
        </w:rPr>
        <w:t>小时数不得超过</w:t>
      </w:r>
      <w:r>
        <w:rPr>
          <w:rFonts w:ascii="宋体" w:hAnsi="宋体" w:cs="宋体" w:hint="eastAsia"/>
          <w:kern w:val="0"/>
          <w:sz w:val="24"/>
          <w:lang w:bidi="ar"/>
        </w:rPr>
        <w:t>96</w:t>
      </w:r>
      <w:r>
        <w:rPr>
          <w:rFonts w:ascii="宋体" w:hAnsi="宋体" w:cs="宋体" w:hint="eastAsia"/>
          <w:kern w:val="0"/>
          <w:sz w:val="24"/>
          <w:lang w:bidi="ar"/>
        </w:rPr>
        <w:t>个小时。</w:t>
      </w:r>
    </w:p>
    <w:p w14:paraId="0B847F29" w14:textId="77777777" w:rsidR="001C0629" w:rsidRDefault="00031510">
      <w:pPr>
        <w:pStyle w:val="af9"/>
        <w:widowControl/>
        <w:numPr>
          <w:ilvl w:val="0"/>
          <w:numId w:val="49"/>
        </w:numPr>
        <w:spacing w:before="100" w:beforeAutospacing="1" w:after="100" w:afterAutospacing="1" w:line="360" w:lineRule="auto"/>
        <w:ind w:firstLineChars="0"/>
        <w:jc w:val="left"/>
        <w:rPr>
          <w:rFonts w:ascii="宋体" w:hAnsi="宋体" w:cs="宋体"/>
          <w:kern w:val="0"/>
          <w:sz w:val="24"/>
        </w:rPr>
      </w:pPr>
      <w:r>
        <w:rPr>
          <w:rFonts w:ascii="宋体" w:hAnsi="宋体" w:cs="宋体" w:hint="eastAsia"/>
          <w:kern w:val="0"/>
          <w:sz w:val="24"/>
          <w:lang w:bidi="ar"/>
        </w:rPr>
        <w:t>紧急维护</w:t>
      </w:r>
    </w:p>
    <w:p w14:paraId="750F119F"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乙方应在一定范围内以切实可行的方式提前向客户发出紧急维护通知，或者应提供正在进行中工作的当前通知。紧急维护可在任意时间启动，并且应持续直至完成为止。</w:t>
      </w:r>
    </w:p>
    <w:bookmarkStart w:id="386" w:name="_Toc3481"/>
    <w:bookmarkStart w:id="387" w:name="_Toc25244"/>
    <w:p w14:paraId="5E23F6C6" w14:textId="77777777" w:rsidR="001C0629" w:rsidRDefault="00031510">
      <w:pPr>
        <w:pStyle w:val="af9"/>
        <w:widowControl/>
        <w:numPr>
          <w:ilvl w:val="0"/>
          <w:numId w:val="48"/>
        </w:numPr>
        <w:spacing w:before="100" w:beforeAutospacing="1" w:after="100" w:afterAutospacing="1" w:line="360" w:lineRule="auto"/>
        <w:ind w:firstLineChars="0"/>
        <w:jc w:val="left"/>
        <w:outlineLvl w:val="2"/>
        <w:rPr>
          <w:rFonts w:ascii="宋体" w:hAnsi="宋体" w:cs="宋体"/>
          <w:b/>
          <w:kern w:val="0"/>
          <w:sz w:val="24"/>
        </w:rPr>
      </w:pPr>
      <w:r>
        <w:fldChar w:fldCharType="begin"/>
      </w:r>
      <w:r>
        <w:instrText xml:space="preserve"> HYP</w:instrText>
      </w:r>
      <w:r>
        <w:instrText xml:space="preserve">ERLINK "https://mail.126.com/js6/read/readhtml.jsp?mid=89:1tbiWRWyOFxcK2DbIwAAs1&amp;userType=browser&amp;font=15&amp;color=138144" </w:instrText>
      </w:r>
      <w:r>
        <w:fldChar w:fldCharType="end"/>
      </w:r>
      <w:bookmarkStart w:id="388" w:name="_Toc15193"/>
      <w:bookmarkEnd w:id="386"/>
      <w:r>
        <w:fldChar w:fldCharType="begin"/>
      </w:r>
      <w:r>
        <w:instrText xml:space="preserve"> HYPERLINK "https://mail.126.com/js6/read/readhtml.jsp?mid=89:1tbiWRWyOFxcK2DbIwAAs1&amp;userType=browser&amp;font=15&amp;color=138144" </w:instrText>
      </w:r>
      <w:r>
        <w:fldChar w:fldCharType="end"/>
      </w:r>
      <w:bookmarkStart w:id="389" w:name="_Toc22383"/>
      <w:bookmarkEnd w:id="388"/>
      <w:r>
        <w:fldChar w:fldCharType="begin"/>
      </w:r>
      <w:r>
        <w:instrText xml:space="preserve"> HYPERLI</w:instrText>
      </w:r>
      <w:r>
        <w:instrText xml:space="preserve">NK "https://mail.126.com/js6/read/readhtml.jsp?mid=89:1tbiWRWyOFxcK2DbIwAAs1&amp;userType=browser&amp;font=15&amp;color=138144" </w:instrText>
      </w:r>
      <w:r>
        <w:fldChar w:fldCharType="separate"/>
      </w:r>
      <w:bookmarkStart w:id="390" w:name="_Toc135123350"/>
      <w:r>
        <w:rPr>
          <w:rFonts w:ascii="宋体" w:hAnsi="宋体" w:cs="宋体"/>
          <w:b/>
          <w:kern w:val="0"/>
          <w:sz w:val="24"/>
        </w:rPr>
        <w:t> </w:t>
      </w:r>
      <w:bookmarkEnd w:id="389"/>
      <w:r>
        <w:rPr>
          <w:rFonts w:ascii="宋体" w:hAnsi="宋体" w:cs="宋体"/>
          <w:b/>
          <w:kern w:val="0"/>
          <w:sz w:val="24"/>
        </w:rPr>
        <w:fldChar w:fldCharType="end"/>
      </w:r>
      <w:r>
        <w:rPr>
          <w:rFonts w:ascii="宋体" w:hAnsi="宋体" w:cs="宋体"/>
          <w:b/>
          <w:kern w:val="0"/>
          <w:sz w:val="24"/>
        </w:rPr>
        <w:t>服务可用性</w:t>
      </w:r>
      <w:bookmarkEnd w:id="387"/>
      <w:bookmarkEnd w:id="390"/>
    </w:p>
    <w:p w14:paraId="24BEE711"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除“排除的停机时间”之外，“</w:t>
      </w:r>
      <w:r>
        <w:rPr>
          <w:rFonts w:ascii="宋体" w:hAnsi="宋体" w:cs="宋体" w:hint="eastAsia"/>
          <w:kern w:val="0"/>
          <w:sz w:val="24"/>
          <w:lang w:bidi="ar"/>
        </w:rPr>
        <w:t>X</w:t>
      </w:r>
      <w:r>
        <w:rPr>
          <w:rFonts w:ascii="宋体" w:hAnsi="宋体" w:cs="宋体"/>
          <w:kern w:val="0"/>
          <w:sz w:val="24"/>
          <w:lang w:bidi="ar"/>
        </w:rPr>
        <w:t>XX</w:t>
      </w:r>
      <w:r>
        <w:rPr>
          <w:rFonts w:ascii="宋体" w:hAnsi="宋体" w:cs="宋体" w:hint="eastAsia"/>
          <w:kern w:val="0"/>
          <w:sz w:val="24"/>
          <w:lang w:bidi="ar"/>
        </w:rPr>
        <w:t>系统”在任何日历月内对客户的服务可用性不低于</w:t>
      </w:r>
      <w:r>
        <w:rPr>
          <w:rFonts w:ascii="宋体" w:hAnsi="宋体" w:cs="宋体" w:hint="eastAsia"/>
          <w:kern w:val="0"/>
          <w:sz w:val="24"/>
          <w:lang w:bidi="ar"/>
        </w:rPr>
        <w:t>99.9%</w:t>
      </w:r>
      <w:r>
        <w:rPr>
          <w:rFonts w:ascii="宋体" w:hAnsi="宋体" w:cs="宋体" w:hint="eastAsia"/>
          <w:kern w:val="0"/>
          <w:sz w:val="24"/>
          <w:lang w:bidi="ar"/>
        </w:rPr>
        <w:t>。</w:t>
      </w:r>
    </w:p>
    <w:p w14:paraId="4AB3488C"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可用性计算公式为：服务周期系统所有可用时间</w:t>
      </w:r>
      <w:r>
        <w:rPr>
          <w:rFonts w:ascii="宋体" w:hAnsi="宋体" w:cs="宋体" w:hint="eastAsia"/>
          <w:kern w:val="0"/>
          <w:sz w:val="24"/>
          <w:lang w:bidi="ar"/>
        </w:rPr>
        <w:t>/</w:t>
      </w:r>
      <w:r>
        <w:rPr>
          <w:rFonts w:ascii="宋体" w:hAnsi="宋体" w:cs="宋体" w:hint="eastAsia"/>
          <w:kern w:val="0"/>
          <w:sz w:val="24"/>
          <w:lang w:bidi="ar"/>
        </w:rPr>
        <w:t>（服务周期系统所有可用时间＋服务周期系统所有不可用时间）</w:t>
      </w:r>
      <w:r>
        <w:rPr>
          <w:rFonts w:ascii="宋体" w:hAnsi="宋体" w:cs="宋体" w:hint="eastAsia"/>
          <w:kern w:val="0"/>
          <w:sz w:val="24"/>
          <w:lang w:bidi="ar"/>
        </w:rPr>
        <w:t>*100%</w:t>
      </w:r>
      <w:r>
        <w:rPr>
          <w:rFonts w:ascii="宋体" w:hAnsi="宋体" w:cs="宋体" w:hint="eastAsia"/>
          <w:kern w:val="0"/>
          <w:sz w:val="24"/>
          <w:lang w:bidi="ar"/>
        </w:rPr>
        <w:t>。</w:t>
      </w:r>
    </w:p>
    <w:p w14:paraId="5AF306BD" w14:textId="77777777" w:rsidR="001C0629" w:rsidRDefault="00031510">
      <w:pPr>
        <w:widowControl/>
        <w:spacing w:before="100" w:beforeAutospacing="1" w:after="100" w:afterAutospacing="1" w:line="360" w:lineRule="auto"/>
        <w:jc w:val="left"/>
        <w:rPr>
          <w:rFonts w:ascii="宋体" w:hAnsi="宋体" w:cs="宋体"/>
          <w:kern w:val="0"/>
          <w:sz w:val="24"/>
        </w:rPr>
      </w:pPr>
      <w:r>
        <w:rPr>
          <w:rFonts w:ascii="宋体" w:hAnsi="宋体" w:cs="宋体" w:hint="eastAsia"/>
          <w:kern w:val="0"/>
          <w:sz w:val="24"/>
          <w:lang w:bidi="ar"/>
        </w:rPr>
        <w:t>其中：</w:t>
      </w:r>
    </w:p>
    <w:p w14:paraId="38565F5F" w14:textId="77777777" w:rsidR="001C0629" w:rsidRDefault="00031510">
      <w:pPr>
        <w:pStyle w:val="af9"/>
        <w:widowControl/>
        <w:numPr>
          <w:ilvl w:val="0"/>
          <w:numId w:val="50"/>
        </w:numPr>
        <w:spacing w:before="100" w:beforeAutospacing="1" w:after="100" w:afterAutospacing="1" w:line="360" w:lineRule="auto"/>
        <w:ind w:firstLineChars="0"/>
        <w:jc w:val="left"/>
        <w:rPr>
          <w:rFonts w:ascii="宋体" w:hAnsi="宋体" w:cs="宋体"/>
          <w:kern w:val="0"/>
          <w:sz w:val="24"/>
        </w:rPr>
      </w:pPr>
      <w:r>
        <w:rPr>
          <w:rFonts w:ascii="宋体" w:hAnsi="宋体" w:cs="宋体" w:hint="eastAsia"/>
          <w:kern w:val="0"/>
          <w:sz w:val="24"/>
          <w:lang w:bidi="ar"/>
        </w:rPr>
        <w:t>可用性按服务周期统计，一个服务周期为一个日历月，时间单位为分钟。</w:t>
      </w:r>
    </w:p>
    <w:p w14:paraId="649589C4" w14:textId="77777777" w:rsidR="001C0629" w:rsidRDefault="00031510">
      <w:pPr>
        <w:pStyle w:val="af9"/>
        <w:widowControl/>
        <w:numPr>
          <w:ilvl w:val="0"/>
          <w:numId w:val="50"/>
        </w:numPr>
        <w:spacing w:before="100" w:beforeAutospacing="1" w:after="100" w:afterAutospacing="1" w:line="360" w:lineRule="auto"/>
        <w:ind w:firstLineChars="0"/>
        <w:jc w:val="left"/>
        <w:rPr>
          <w:rFonts w:ascii="宋体" w:hAnsi="宋体" w:cs="宋体"/>
          <w:kern w:val="0"/>
          <w:sz w:val="24"/>
        </w:rPr>
      </w:pPr>
      <w:r>
        <w:rPr>
          <w:rFonts w:ascii="宋体" w:hAnsi="宋体" w:cs="宋体" w:hint="eastAsia"/>
          <w:kern w:val="0"/>
          <w:sz w:val="24"/>
          <w:lang w:bidi="ar"/>
        </w:rPr>
        <w:t>不可用时间：所提供的服务在连续的</w:t>
      </w:r>
      <w:r>
        <w:rPr>
          <w:rFonts w:ascii="宋体" w:hAnsi="宋体" w:cs="宋体" w:hint="eastAsia"/>
          <w:kern w:val="0"/>
          <w:sz w:val="24"/>
          <w:lang w:bidi="ar"/>
        </w:rPr>
        <w:t>5</w:t>
      </w:r>
      <w:r>
        <w:rPr>
          <w:rFonts w:ascii="宋体" w:hAnsi="宋体" w:cs="宋体" w:hint="eastAsia"/>
          <w:kern w:val="0"/>
          <w:sz w:val="24"/>
          <w:lang w:bidi="ar"/>
        </w:rPr>
        <w:t>分钟或更长时间不可使用方计为不可用时间，不可使用的服务时间低于</w:t>
      </w:r>
      <w:r>
        <w:rPr>
          <w:rFonts w:ascii="宋体" w:hAnsi="宋体" w:cs="宋体" w:hint="eastAsia"/>
          <w:kern w:val="0"/>
          <w:sz w:val="24"/>
          <w:lang w:bidi="ar"/>
        </w:rPr>
        <w:t>5</w:t>
      </w:r>
      <w:r>
        <w:rPr>
          <w:rFonts w:ascii="宋体" w:hAnsi="宋体" w:cs="宋体" w:hint="eastAsia"/>
          <w:kern w:val="0"/>
          <w:sz w:val="24"/>
          <w:lang w:bidi="ar"/>
        </w:rPr>
        <w:t>分钟的，不计入不可用时间。</w:t>
      </w:r>
    </w:p>
    <w:p w14:paraId="57D2FE44" w14:textId="77777777" w:rsidR="001C0629" w:rsidRDefault="00031510">
      <w:pPr>
        <w:pStyle w:val="af9"/>
        <w:widowControl/>
        <w:numPr>
          <w:ilvl w:val="0"/>
          <w:numId w:val="50"/>
        </w:numPr>
        <w:spacing w:before="100" w:beforeAutospacing="1" w:after="100" w:afterAutospacing="1" w:line="360" w:lineRule="auto"/>
        <w:ind w:firstLineChars="0"/>
        <w:jc w:val="left"/>
        <w:rPr>
          <w:rFonts w:ascii="宋体" w:hAnsi="宋体" w:cs="宋体"/>
          <w:kern w:val="0"/>
          <w:sz w:val="24"/>
        </w:rPr>
      </w:pPr>
      <w:r>
        <w:rPr>
          <w:rFonts w:ascii="宋体" w:hAnsi="宋体" w:cs="宋体" w:hint="eastAsia"/>
          <w:kern w:val="0"/>
          <w:sz w:val="24"/>
          <w:lang w:bidi="ar"/>
        </w:rPr>
        <w:t>排除的停机时间：由于常规维护和不可抗力事件导致的系统服务器的使用中断，或者由于客户不当使用或依照客户的请求所导致的任何</w:t>
      </w:r>
      <w:proofErr w:type="gramStart"/>
      <w:r>
        <w:rPr>
          <w:rFonts w:ascii="宋体" w:hAnsi="宋体" w:cs="宋体" w:hint="eastAsia"/>
          <w:kern w:val="0"/>
          <w:sz w:val="24"/>
          <w:lang w:bidi="ar"/>
        </w:rPr>
        <w:t>不</w:t>
      </w:r>
      <w:proofErr w:type="gramEnd"/>
      <w:r>
        <w:rPr>
          <w:rFonts w:ascii="宋体" w:hAnsi="宋体" w:cs="宋体" w:hint="eastAsia"/>
          <w:kern w:val="0"/>
          <w:sz w:val="24"/>
          <w:lang w:bidi="ar"/>
        </w:rPr>
        <w:t>可用的情况。</w:t>
      </w:r>
    </w:p>
    <w:p w14:paraId="54715D47" w14:textId="77777777" w:rsidR="001C0629" w:rsidRDefault="00031510">
      <w:pPr>
        <w:pStyle w:val="af9"/>
        <w:widowControl/>
        <w:numPr>
          <w:ilvl w:val="0"/>
          <w:numId w:val="50"/>
        </w:numPr>
        <w:spacing w:before="100" w:beforeAutospacing="1" w:after="100" w:afterAutospacing="1" w:line="360" w:lineRule="auto"/>
        <w:ind w:firstLineChars="0"/>
        <w:jc w:val="left"/>
        <w:rPr>
          <w:rFonts w:ascii="宋体" w:hAnsi="宋体" w:cs="宋体"/>
          <w:kern w:val="0"/>
          <w:sz w:val="24"/>
        </w:rPr>
      </w:pPr>
      <w:r>
        <w:rPr>
          <w:rFonts w:ascii="宋体" w:hAnsi="宋体" w:cs="宋体" w:hint="eastAsia"/>
          <w:kern w:val="0"/>
          <w:sz w:val="24"/>
          <w:lang w:bidi="ar"/>
        </w:rPr>
        <w:t>仅适用于已</w:t>
      </w:r>
      <w:proofErr w:type="gramStart"/>
      <w:r>
        <w:rPr>
          <w:rFonts w:ascii="宋体" w:hAnsi="宋体" w:cs="宋体" w:hint="eastAsia"/>
          <w:kern w:val="0"/>
          <w:sz w:val="24"/>
          <w:lang w:bidi="ar"/>
        </w:rPr>
        <w:t>上线且</w:t>
      </w:r>
      <w:proofErr w:type="gramEnd"/>
      <w:r>
        <w:rPr>
          <w:rFonts w:ascii="宋体" w:hAnsi="宋体" w:cs="宋体" w:hint="eastAsia"/>
          <w:kern w:val="0"/>
          <w:sz w:val="24"/>
          <w:lang w:bidi="ar"/>
        </w:rPr>
        <w:t>双方已验收通过且无需求变更的功能。</w:t>
      </w:r>
    </w:p>
    <w:bookmarkStart w:id="391" w:name="_Toc8553"/>
    <w:bookmarkStart w:id="392" w:name="_Toc15801"/>
    <w:p w14:paraId="1C14602F" w14:textId="77777777" w:rsidR="001C0629" w:rsidRDefault="00031510">
      <w:pPr>
        <w:pStyle w:val="af9"/>
        <w:widowControl/>
        <w:numPr>
          <w:ilvl w:val="0"/>
          <w:numId w:val="48"/>
        </w:numPr>
        <w:spacing w:before="100" w:beforeAutospacing="1" w:after="100" w:afterAutospacing="1" w:line="360" w:lineRule="auto"/>
        <w:ind w:firstLineChars="0"/>
        <w:jc w:val="left"/>
        <w:outlineLvl w:val="2"/>
        <w:rPr>
          <w:rFonts w:ascii="宋体" w:hAnsi="宋体"/>
          <w:b/>
          <w:kern w:val="0"/>
          <w:sz w:val="27"/>
          <w:szCs w:val="27"/>
        </w:rPr>
      </w:pPr>
      <w:r>
        <w:lastRenderedPageBreak/>
        <w:fldChar w:fldCharType="begin"/>
      </w:r>
      <w:r>
        <w:instrText xml:space="preserve"> HYPERLINK "https://mail.126.com/js6/read/readhtml.jsp?mid=89:1tbiW</w:instrText>
      </w:r>
      <w:r>
        <w:instrText xml:space="preserve">RWyOFxcK2DbIwAAs1&amp;userType=browser&amp;font=15&amp;color=138144" </w:instrText>
      </w:r>
      <w:r>
        <w:fldChar w:fldCharType="end"/>
      </w:r>
      <w:bookmarkStart w:id="393" w:name="_Toc1313"/>
      <w:bookmarkEnd w:id="391"/>
      <w:r>
        <w:fldChar w:fldCharType="begin"/>
      </w:r>
      <w:r>
        <w:instrText xml:space="preserve"> HYPERLINK "https://mail.126.com/js6/read/readhtml.jsp?mid=89:1tbiWRWyOFxcK2DbIwAAs1&amp;userType=browser&amp;font=15&amp;color=138144" </w:instrText>
      </w:r>
      <w:r>
        <w:fldChar w:fldCharType="end"/>
      </w:r>
      <w:bookmarkStart w:id="394" w:name="_Toc10162"/>
      <w:bookmarkEnd w:id="393"/>
      <w:r>
        <w:fldChar w:fldCharType="begin"/>
      </w:r>
      <w:r>
        <w:instrText xml:space="preserve"> HYPERLINK "https://mail.126.com/js6/read/readhtml.jsp?mid=89:1tbiWRWyO</w:instrText>
      </w:r>
      <w:r>
        <w:instrText xml:space="preserve">FxcK2DbIwAAs1&amp;userType=browser&amp;font=15&amp;color=138144" </w:instrText>
      </w:r>
      <w:r>
        <w:fldChar w:fldCharType="separate"/>
      </w:r>
      <w:bookmarkStart w:id="395" w:name="_Toc135123351"/>
      <w:r>
        <w:rPr>
          <w:rFonts w:ascii="宋体" w:hAnsi="宋体" w:cs="宋体"/>
          <w:b/>
          <w:kern w:val="0"/>
          <w:sz w:val="24"/>
        </w:rPr>
        <w:t> </w:t>
      </w:r>
      <w:bookmarkEnd w:id="394"/>
      <w:r>
        <w:rPr>
          <w:rFonts w:ascii="宋体" w:hAnsi="宋体" w:cs="宋体"/>
          <w:b/>
          <w:kern w:val="0"/>
          <w:sz w:val="24"/>
        </w:rPr>
        <w:fldChar w:fldCharType="end"/>
      </w:r>
      <w:r>
        <w:rPr>
          <w:rFonts w:ascii="宋体" w:hAnsi="宋体" w:cs="宋体"/>
          <w:b/>
          <w:kern w:val="0"/>
          <w:sz w:val="24"/>
        </w:rPr>
        <w:t>数据可审查性</w:t>
      </w:r>
      <w:bookmarkEnd w:id="392"/>
      <w:bookmarkEnd w:id="395"/>
    </w:p>
    <w:p w14:paraId="54BABA6C"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依据现行法律法规或根据政府监管部门监管、安全合</w:t>
      </w:r>
      <w:proofErr w:type="gramStart"/>
      <w:r>
        <w:rPr>
          <w:rFonts w:ascii="宋体" w:hAnsi="宋体" w:cs="宋体" w:hint="eastAsia"/>
          <w:kern w:val="0"/>
          <w:sz w:val="24"/>
          <w:lang w:bidi="ar"/>
        </w:rPr>
        <w:t>规</w:t>
      </w:r>
      <w:proofErr w:type="gramEnd"/>
      <w:r>
        <w:rPr>
          <w:rFonts w:ascii="宋体" w:hAnsi="宋体" w:cs="宋体" w:hint="eastAsia"/>
          <w:kern w:val="0"/>
          <w:sz w:val="24"/>
          <w:lang w:bidi="ar"/>
        </w:rPr>
        <w:t>、审计或取证调查等原因的需要，在符合流程和手续完备并得到甲方书面确认的情况下，乙方可以向有权部门提供甲方所使用的服务的相关信息，包括关键组件的运行日志、运</w:t>
      </w:r>
      <w:proofErr w:type="gramStart"/>
      <w:r>
        <w:rPr>
          <w:rFonts w:ascii="宋体" w:hAnsi="宋体" w:cs="宋体" w:hint="eastAsia"/>
          <w:kern w:val="0"/>
          <w:sz w:val="24"/>
          <w:lang w:bidi="ar"/>
        </w:rPr>
        <w:t>维人员</w:t>
      </w:r>
      <w:proofErr w:type="gramEnd"/>
      <w:r>
        <w:rPr>
          <w:rFonts w:ascii="宋体" w:hAnsi="宋体" w:cs="宋体" w:hint="eastAsia"/>
          <w:kern w:val="0"/>
          <w:sz w:val="24"/>
          <w:lang w:bidi="ar"/>
        </w:rPr>
        <w:t>的操作记录、用户操作记录等信息。</w:t>
      </w:r>
    </w:p>
    <w:bookmarkStart w:id="396" w:name="_Toc5784"/>
    <w:bookmarkStart w:id="397" w:name="_Toc17155"/>
    <w:p w14:paraId="1A8EA8CA" w14:textId="77777777" w:rsidR="001C0629" w:rsidRDefault="00031510">
      <w:pPr>
        <w:pStyle w:val="af9"/>
        <w:widowControl/>
        <w:numPr>
          <w:ilvl w:val="0"/>
          <w:numId w:val="48"/>
        </w:numPr>
        <w:spacing w:before="100" w:beforeAutospacing="1" w:after="100" w:afterAutospacing="1" w:line="360" w:lineRule="auto"/>
        <w:ind w:firstLineChars="0"/>
        <w:jc w:val="left"/>
        <w:outlineLvl w:val="2"/>
        <w:rPr>
          <w:rFonts w:ascii="宋体" w:hAnsi="宋体"/>
          <w:b/>
          <w:kern w:val="0"/>
          <w:sz w:val="27"/>
          <w:szCs w:val="27"/>
        </w:rPr>
      </w:pPr>
      <w:r>
        <w:fldChar w:fldCharType="begin"/>
      </w:r>
      <w:r>
        <w:instrText xml:space="preserve"> HYPERLINK "https://mail.126.com/js6/read/readhtml.jsp?mid=89:1tbiWRWyOFxcK2DbIwAAs1&amp;userType=browser&amp;font=15&amp;color=138144" </w:instrText>
      </w:r>
      <w:r>
        <w:fldChar w:fldCharType="end"/>
      </w:r>
      <w:bookmarkStart w:id="398" w:name="_Toc25514"/>
      <w:bookmarkEnd w:id="396"/>
      <w:r>
        <w:fldChar w:fldCharType="begin"/>
      </w:r>
      <w:r>
        <w:instrText xml:space="preserve"> HYPERLINK "https://mail.126.com/js6/read/readhtml.jsp?mid=89:1tbiWRWyOFxcK2DbIwAAs1&amp;userType=browser&amp;font=15&amp;color=138144" </w:instrText>
      </w:r>
      <w:r>
        <w:fldChar w:fldCharType="end"/>
      </w:r>
      <w:bookmarkStart w:id="399" w:name="_Toc30851"/>
      <w:bookmarkEnd w:id="398"/>
      <w:r>
        <w:fldChar w:fldCharType="begin"/>
      </w:r>
      <w:r>
        <w:instrText xml:space="preserve"> HYP</w:instrText>
      </w:r>
      <w:r>
        <w:instrText xml:space="preserve">ERLINK "https://mail.126.com/js6/read/readhtml.jsp?mid=89:1tbiWRWyOFxcK2DbIwAAs1&amp;userType=browser&amp;font=15&amp;color=138144" </w:instrText>
      </w:r>
      <w:r>
        <w:fldChar w:fldCharType="separate"/>
      </w:r>
      <w:bookmarkStart w:id="400" w:name="_Toc135123352"/>
      <w:r>
        <w:rPr>
          <w:rFonts w:ascii="宋体" w:hAnsi="宋体" w:cs="宋体"/>
          <w:b/>
          <w:kern w:val="0"/>
          <w:sz w:val="24"/>
        </w:rPr>
        <w:t> </w:t>
      </w:r>
      <w:bookmarkEnd w:id="399"/>
      <w:r>
        <w:rPr>
          <w:rFonts w:ascii="宋体" w:hAnsi="宋体" w:cs="宋体"/>
          <w:b/>
          <w:kern w:val="0"/>
          <w:sz w:val="24"/>
        </w:rPr>
        <w:fldChar w:fldCharType="end"/>
      </w:r>
      <w:r>
        <w:rPr>
          <w:rFonts w:ascii="宋体" w:hAnsi="宋体" w:cs="宋体"/>
          <w:b/>
          <w:kern w:val="0"/>
          <w:sz w:val="24"/>
        </w:rPr>
        <w:t>故障恢复支持</w:t>
      </w:r>
      <w:bookmarkEnd w:id="397"/>
      <w:bookmarkEnd w:id="400"/>
    </w:p>
    <w:p w14:paraId="6DEE01E8" w14:textId="77777777" w:rsidR="001C0629" w:rsidRDefault="00031510">
      <w:pPr>
        <w:widowControl/>
        <w:spacing w:before="100" w:beforeAutospacing="1" w:after="100" w:afterAutospacing="1" w:line="360" w:lineRule="auto"/>
        <w:ind w:firstLine="480"/>
        <w:jc w:val="left"/>
        <w:rPr>
          <w:rFonts w:ascii="宋体" w:hAnsi="宋体" w:cs="宋体"/>
          <w:kern w:val="0"/>
          <w:sz w:val="24"/>
        </w:rPr>
      </w:pPr>
      <w:r>
        <w:rPr>
          <w:rFonts w:ascii="宋体" w:hAnsi="宋体" w:cs="宋体" w:hint="eastAsia"/>
          <w:kern w:val="0"/>
          <w:sz w:val="24"/>
          <w:lang w:bidi="ar"/>
        </w:rPr>
        <w:t>乙方为甲方的系统服务提供【</w:t>
      </w:r>
      <w:r>
        <w:rPr>
          <w:rFonts w:ascii="宋体" w:hAnsi="宋体" w:cs="宋体" w:hint="eastAsia"/>
          <w:kern w:val="0"/>
          <w:sz w:val="24"/>
          <w:lang w:bidi="ar"/>
        </w:rPr>
        <w:t>7*</w:t>
      </w:r>
      <w:r>
        <w:rPr>
          <w:rFonts w:ascii="宋体" w:hAnsi="宋体" w:cs="宋体"/>
          <w:kern w:val="0"/>
          <w:sz w:val="24"/>
          <w:lang w:bidi="ar"/>
        </w:rPr>
        <w:t>8</w:t>
      </w:r>
      <w:r>
        <w:rPr>
          <w:rFonts w:ascii="宋体" w:hAnsi="宋体" w:cs="宋体" w:hint="eastAsia"/>
          <w:kern w:val="0"/>
          <w:sz w:val="24"/>
          <w:lang w:bidi="ar"/>
        </w:rPr>
        <w:t>】小时的故障支持服务，甲方的系统工程师可以通过电话、</w:t>
      </w:r>
      <w:proofErr w:type="gramStart"/>
      <w:r>
        <w:rPr>
          <w:rFonts w:ascii="宋体" w:hAnsi="宋体" w:cs="宋体" w:hint="eastAsia"/>
          <w:kern w:val="0"/>
          <w:sz w:val="24"/>
          <w:lang w:bidi="ar"/>
        </w:rPr>
        <w:t>微信或</w:t>
      </w:r>
      <w:proofErr w:type="gramEnd"/>
      <w:r>
        <w:rPr>
          <w:rFonts w:ascii="宋体" w:hAnsi="宋体" w:cs="宋体" w:hint="eastAsia"/>
          <w:kern w:val="0"/>
          <w:sz w:val="24"/>
          <w:lang w:bidi="ar"/>
        </w:rPr>
        <w:t>邮件的方式，在“</w:t>
      </w:r>
      <w:r>
        <w:rPr>
          <w:rFonts w:ascii="宋体" w:hAnsi="宋体" w:cs="宋体"/>
          <w:kern w:val="0"/>
          <w:sz w:val="24"/>
          <w:lang w:bidi="ar"/>
        </w:rPr>
        <w:t>XXX</w:t>
      </w:r>
      <w:r>
        <w:rPr>
          <w:rFonts w:ascii="宋体" w:hAnsi="宋体" w:cs="宋体" w:hint="eastAsia"/>
          <w:kern w:val="0"/>
          <w:sz w:val="24"/>
          <w:lang w:bidi="ar"/>
        </w:rPr>
        <w:t>系统”生故障时，寻求乙方支持</w:t>
      </w:r>
    </w:p>
    <w:bookmarkStart w:id="401" w:name="_Toc25120"/>
    <w:bookmarkStart w:id="402" w:name="_Toc25142"/>
    <w:p w14:paraId="5ECC07C8" w14:textId="77777777" w:rsidR="001C0629" w:rsidRDefault="00031510">
      <w:pPr>
        <w:pStyle w:val="af9"/>
        <w:widowControl/>
        <w:numPr>
          <w:ilvl w:val="0"/>
          <w:numId w:val="48"/>
        </w:numPr>
        <w:spacing w:beforeAutospacing="1" w:afterAutospacing="1" w:line="360" w:lineRule="auto"/>
        <w:ind w:firstLineChars="0"/>
        <w:jc w:val="left"/>
        <w:outlineLvl w:val="2"/>
        <w:rPr>
          <w:rFonts w:ascii="宋体" w:hAnsi="宋体"/>
          <w:b/>
          <w:kern w:val="0"/>
          <w:sz w:val="27"/>
          <w:szCs w:val="27"/>
        </w:rPr>
      </w:pPr>
      <w:r>
        <w:fldChar w:fldCharType="begin"/>
      </w:r>
      <w:r>
        <w:instrText xml:space="preserve"> HYPERLINK "https://mail.126.com/js6/read/readhtml.jsp</w:instrText>
      </w:r>
      <w:r>
        <w:instrText xml:space="preserve">?mid=89:1tbiWRWyOFxcK2DbIwAAs1&amp;userType=browser&amp;font=15&amp;color=138144" </w:instrText>
      </w:r>
      <w:r>
        <w:fldChar w:fldCharType="end"/>
      </w:r>
      <w:bookmarkStart w:id="403" w:name="_Toc31754"/>
      <w:bookmarkEnd w:id="401"/>
      <w:r>
        <w:fldChar w:fldCharType="begin"/>
      </w:r>
      <w:r>
        <w:instrText xml:space="preserve"> HYPERLINK "https://mail.126.com/js6/read/readhtml.jsp?mid=89:1tbiWRWyOFxcK2DbIwAAs1&amp;userType=browser&amp;font=15&amp;color=138144" </w:instrText>
      </w:r>
      <w:r>
        <w:fldChar w:fldCharType="end"/>
      </w:r>
      <w:bookmarkStart w:id="404" w:name="_Toc8520"/>
      <w:bookmarkEnd w:id="403"/>
      <w:r>
        <w:fldChar w:fldCharType="begin"/>
      </w:r>
      <w:r>
        <w:instrText xml:space="preserve"> HYPERLINK "https://mail.126.com/js6/read/readhtml.jsp?mid</w:instrText>
      </w:r>
      <w:r>
        <w:instrText xml:space="preserve">=89:1tbiWRWyOFxcK2DbIwAAs1&amp;userType=browser&amp;font=15&amp;color=138144" </w:instrText>
      </w:r>
      <w:r>
        <w:fldChar w:fldCharType="separate"/>
      </w:r>
      <w:bookmarkStart w:id="405" w:name="_Toc135123353"/>
      <w:r>
        <w:rPr>
          <w:rFonts w:ascii="宋体" w:hAnsi="宋体" w:cs="宋体"/>
          <w:b/>
          <w:kern w:val="0"/>
          <w:sz w:val="24"/>
        </w:rPr>
        <w:t> </w:t>
      </w:r>
      <w:bookmarkEnd w:id="404"/>
      <w:r>
        <w:rPr>
          <w:rFonts w:ascii="宋体" w:hAnsi="宋体" w:cs="宋体"/>
          <w:b/>
          <w:kern w:val="0"/>
          <w:sz w:val="24"/>
        </w:rPr>
        <w:fldChar w:fldCharType="end"/>
      </w:r>
      <w:r>
        <w:rPr>
          <w:rFonts w:ascii="宋体" w:hAnsi="宋体" w:cs="宋体"/>
          <w:b/>
          <w:kern w:val="0"/>
          <w:sz w:val="24"/>
        </w:rPr>
        <w:t>故障响应与处理时间：</w:t>
      </w:r>
      <w:bookmarkEnd w:id="402"/>
      <w:bookmarkEnd w:id="405"/>
    </w:p>
    <w:tbl>
      <w:tblPr>
        <w:tblW w:w="925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759"/>
        <w:gridCol w:w="6668"/>
        <w:gridCol w:w="834"/>
        <w:gridCol w:w="989"/>
      </w:tblGrid>
      <w:tr w:rsidR="001C0629" w14:paraId="46325FE4" w14:textId="77777777">
        <w:trPr>
          <w:trHeight w:val="718"/>
        </w:trPr>
        <w:tc>
          <w:tcPr>
            <w:tcW w:w="759"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4537014"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事件等级</w:t>
            </w:r>
          </w:p>
        </w:tc>
        <w:tc>
          <w:tcPr>
            <w:tcW w:w="6668" w:type="dxa"/>
            <w:tcBorders>
              <w:top w:val="single" w:sz="8" w:space="0" w:color="auto"/>
              <w:left w:val="nil"/>
              <w:bottom w:val="single" w:sz="8" w:space="0" w:color="auto"/>
              <w:right w:val="single" w:sz="8" w:space="0" w:color="auto"/>
            </w:tcBorders>
            <w:shd w:val="clear" w:color="auto" w:fill="auto"/>
            <w:tcMar>
              <w:left w:w="108" w:type="dxa"/>
              <w:right w:w="108" w:type="dxa"/>
            </w:tcMar>
            <w:vAlign w:val="center"/>
          </w:tcPr>
          <w:p w14:paraId="1FFF82BD"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影响描述</w:t>
            </w:r>
          </w:p>
        </w:tc>
        <w:tc>
          <w:tcPr>
            <w:tcW w:w="834" w:type="dxa"/>
            <w:tcBorders>
              <w:top w:val="single" w:sz="8" w:space="0" w:color="auto"/>
              <w:left w:val="nil"/>
              <w:bottom w:val="single" w:sz="8" w:space="0" w:color="auto"/>
              <w:right w:val="single" w:sz="8" w:space="0" w:color="auto"/>
            </w:tcBorders>
            <w:shd w:val="clear" w:color="auto" w:fill="auto"/>
            <w:tcMar>
              <w:left w:w="108" w:type="dxa"/>
              <w:right w:w="108" w:type="dxa"/>
            </w:tcMar>
            <w:vAlign w:val="center"/>
          </w:tcPr>
          <w:p w14:paraId="28474D7A"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响应时间</w:t>
            </w:r>
          </w:p>
        </w:tc>
        <w:tc>
          <w:tcPr>
            <w:tcW w:w="989" w:type="dxa"/>
            <w:tcBorders>
              <w:top w:val="single" w:sz="8" w:space="0" w:color="auto"/>
              <w:left w:val="nil"/>
              <w:bottom w:val="single" w:sz="8" w:space="0" w:color="auto"/>
              <w:right w:val="single" w:sz="8" w:space="0" w:color="auto"/>
            </w:tcBorders>
            <w:shd w:val="clear" w:color="auto" w:fill="auto"/>
            <w:tcMar>
              <w:left w:w="108" w:type="dxa"/>
              <w:right w:w="108" w:type="dxa"/>
            </w:tcMar>
            <w:vAlign w:val="center"/>
          </w:tcPr>
          <w:p w14:paraId="5273F95E"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解决时间</w:t>
            </w:r>
          </w:p>
        </w:tc>
      </w:tr>
      <w:tr w:rsidR="001C0629" w14:paraId="5ABA6A73" w14:textId="77777777">
        <w:trPr>
          <w:trHeight w:val="1162"/>
        </w:trPr>
        <w:tc>
          <w:tcPr>
            <w:tcW w:w="75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15959861"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P1</w:t>
            </w:r>
          </w:p>
        </w:tc>
        <w:tc>
          <w:tcPr>
            <w:tcW w:w="6668" w:type="dxa"/>
            <w:tcBorders>
              <w:top w:val="nil"/>
              <w:left w:val="nil"/>
              <w:bottom w:val="single" w:sz="8" w:space="0" w:color="auto"/>
              <w:right w:val="single" w:sz="8" w:space="0" w:color="auto"/>
            </w:tcBorders>
            <w:shd w:val="clear" w:color="auto" w:fill="auto"/>
            <w:tcMar>
              <w:left w:w="108" w:type="dxa"/>
              <w:right w:w="108" w:type="dxa"/>
            </w:tcMar>
          </w:tcPr>
          <w:p w14:paraId="27037FF5"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1</w:t>
            </w:r>
            <w:r>
              <w:rPr>
                <w:rFonts w:ascii="宋体" w:hAnsi="宋体" w:cs="宋体" w:hint="eastAsia"/>
                <w:kern w:val="0"/>
                <w:sz w:val="24"/>
                <w:lang w:bidi="ar"/>
              </w:rPr>
              <w:t>、系统</w:t>
            </w:r>
            <w:proofErr w:type="gramStart"/>
            <w:r>
              <w:rPr>
                <w:rFonts w:ascii="宋体" w:hAnsi="宋体" w:cs="宋体" w:hint="eastAsia"/>
                <w:kern w:val="0"/>
                <w:sz w:val="24"/>
                <w:lang w:bidi="ar"/>
              </w:rPr>
              <w:t>不</w:t>
            </w:r>
            <w:proofErr w:type="gramEnd"/>
            <w:r>
              <w:rPr>
                <w:rFonts w:ascii="宋体" w:hAnsi="宋体" w:cs="宋体" w:hint="eastAsia"/>
                <w:kern w:val="0"/>
                <w:sz w:val="24"/>
                <w:lang w:bidi="ar"/>
              </w:rPr>
              <w:t>可用或系统核心性能显著下降，使业务不能正常运作；</w:t>
            </w:r>
          </w:p>
          <w:p w14:paraId="4C508EC1"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2</w:t>
            </w:r>
            <w:r>
              <w:rPr>
                <w:rFonts w:ascii="宋体" w:hAnsi="宋体" w:cs="宋体" w:hint="eastAsia"/>
                <w:kern w:val="0"/>
                <w:sz w:val="24"/>
                <w:lang w:bidi="ar"/>
              </w:rPr>
              <w:t>、系统一个或多个关键功能不能使用，影响对客户的服务时效承诺或用户部门的核心</w:t>
            </w:r>
            <w:r>
              <w:rPr>
                <w:rFonts w:ascii="宋体" w:hAnsi="宋体" w:cs="宋体" w:hint="eastAsia"/>
                <w:kern w:val="0"/>
                <w:sz w:val="24"/>
                <w:lang w:bidi="ar"/>
              </w:rPr>
              <w:t>KPI</w:t>
            </w:r>
            <w:r>
              <w:rPr>
                <w:rFonts w:ascii="宋体" w:hAnsi="宋体" w:cs="宋体" w:hint="eastAsia"/>
                <w:kern w:val="0"/>
                <w:sz w:val="24"/>
                <w:lang w:bidi="ar"/>
              </w:rPr>
              <w:t>，且时效要求高。</w:t>
            </w:r>
          </w:p>
        </w:tc>
        <w:tc>
          <w:tcPr>
            <w:tcW w:w="834" w:type="dxa"/>
            <w:tcBorders>
              <w:top w:val="nil"/>
              <w:left w:val="nil"/>
              <w:bottom w:val="single" w:sz="8" w:space="0" w:color="auto"/>
              <w:right w:val="single" w:sz="8" w:space="0" w:color="auto"/>
            </w:tcBorders>
            <w:shd w:val="clear" w:color="auto" w:fill="auto"/>
            <w:tcMar>
              <w:left w:w="108" w:type="dxa"/>
              <w:right w:w="108" w:type="dxa"/>
            </w:tcMar>
          </w:tcPr>
          <w:p w14:paraId="49815728"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&lt;30</w:t>
            </w:r>
            <w:r>
              <w:rPr>
                <w:rFonts w:ascii="宋体" w:hAnsi="宋体" w:cs="宋体" w:hint="eastAsia"/>
                <w:kern w:val="0"/>
                <w:sz w:val="24"/>
                <w:lang w:bidi="ar"/>
              </w:rPr>
              <w:t>分钟</w:t>
            </w:r>
          </w:p>
        </w:tc>
        <w:tc>
          <w:tcPr>
            <w:tcW w:w="989" w:type="dxa"/>
            <w:tcBorders>
              <w:top w:val="nil"/>
              <w:left w:val="nil"/>
              <w:bottom w:val="single" w:sz="8" w:space="0" w:color="auto"/>
              <w:right w:val="single" w:sz="8" w:space="0" w:color="auto"/>
            </w:tcBorders>
            <w:shd w:val="clear" w:color="auto" w:fill="auto"/>
            <w:tcMar>
              <w:left w:w="108" w:type="dxa"/>
              <w:right w:w="108" w:type="dxa"/>
            </w:tcMar>
          </w:tcPr>
          <w:p w14:paraId="01F97998"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2</w:t>
            </w:r>
            <w:r>
              <w:rPr>
                <w:rFonts w:ascii="宋体" w:hAnsi="宋体" w:cs="宋体" w:hint="eastAsia"/>
                <w:kern w:val="0"/>
                <w:sz w:val="24"/>
                <w:lang w:bidi="ar"/>
              </w:rPr>
              <w:t>小时</w:t>
            </w:r>
          </w:p>
        </w:tc>
      </w:tr>
      <w:tr w:rsidR="001C0629" w14:paraId="7B0C38AA" w14:textId="77777777">
        <w:trPr>
          <w:trHeight w:val="1823"/>
        </w:trPr>
        <w:tc>
          <w:tcPr>
            <w:tcW w:w="75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3C929A64"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P2</w:t>
            </w:r>
          </w:p>
        </w:tc>
        <w:tc>
          <w:tcPr>
            <w:tcW w:w="6668" w:type="dxa"/>
            <w:tcBorders>
              <w:top w:val="nil"/>
              <w:left w:val="nil"/>
              <w:bottom w:val="single" w:sz="8" w:space="0" w:color="auto"/>
              <w:right w:val="single" w:sz="8" w:space="0" w:color="auto"/>
            </w:tcBorders>
            <w:shd w:val="clear" w:color="auto" w:fill="auto"/>
            <w:tcMar>
              <w:left w:w="108" w:type="dxa"/>
              <w:right w:w="108" w:type="dxa"/>
            </w:tcMar>
          </w:tcPr>
          <w:p w14:paraId="5F39CC49"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1</w:t>
            </w:r>
            <w:r>
              <w:rPr>
                <w:rFonts w:ascii="宋体" w:hAnsi="宋体" w:cs="宋体" w:hint="eastAsia"/>
                <w:kern w:val="0"/>
                <w:sz w:val="24"/>
                <w:lang w:bidi="ar"/>
              </w:rPr>
              <w:t>、系统一个或多个关键功能不能使用，且时效要求中等；</w:t>
            </w:r>
          </w:p>
          <w:p w14:paraId="475F042E"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2</w:t>
            </w:r>
            <w:r>
              <w:rPr>
                <w:rFonts w:ascii="宋体" w:hAnsi="宋体" w:cs="宋体" w:hint="eastAsia"/>
                <w:kern w:val="0"/>
                <w:sz w:val="24"/>
                <w:lang w:bidi="ar"/>
              </w:rPr>
              <w:t>、系统一个或多个非关键功能不能使用，且时效要求高；</w:t>
            </w:r>
          </w:p>
          <w:p w14:paraId="233035A0"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3</w:t>
            </w:r>
            <w:r>
              <w:rPr>
                <w:rFonts w:ascii="宋体" w:hAnsi="宋体" w:cs="宋体" w:hint="eastAsia"/>
                <w:kern w:val="0"/>
                <w:sz w:val="24"/>
                <w:lang w:bidi="ar"/>
              </w:rPr>
              <w:t>、系统性能普遍下降，虽然不会造成业务立即停工，但会影响业务长期的工作效率且时效要求高。</w:t>
            </w:r>
          </w:p>
        </w:tc>
        <w:tc>
          <w:tcPr>
            <w:tcW w:w="834" w:type="dxa"/>
            <w:tcBorders>
              <w:top w:val="nil"/>
              <w:left w:val="nil"/>
              <w:bottom w:val="single" w:sz="8" w:space="0" w:color="auto"/>
              <w:right w:val="single" w:sz="8" w:space="0" w:color="auto"/>
            </w:tcBorders>
            <w:shd w:val="clear" w:color="auto" w:fill="auto"/>
            <w:tcMar>
              <w:left w:w="108" w:type="dxa"/>
              <w:right w:w="108" w:type="dxa"/>
            </w:tcMar>
          </w:tcPr>
          <w:p w14:paraId="0B85F798"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&lt;60</w:t>
            </w:r>
            <w:r>
              <w:rPr>
                <w:rFonts w:ascii="宋体" w:hAnsi="宋体" w:cs="宋体" w:hint="eastAsia"/>
                <w:kern w:val="0"/>
                <w:sz w:val="24"/>
                <w:lang w:bidi="ar"/>
              </w:rPr>
              <w:t>分钟</w:t>
            </w:r>
          </w:p>
        </w:tc>
        <w:tc>
          <w:tcPr>
            <w:tcW w:w="989" w:type="dxa"/>
            <w:tcBorders>
              <w:top w:val="nil"/>
              <w:left w:val="nil"/>
              <w:bottom w:val="single" w:sz="8" w:space="0" w:color="auto"/>
              <w:right w:val="single" w:sz="8" w:space="0" w:color="auto"/>
            </w:tcBorders>
            <w:shd w:val="clear" w:color="auto" w:fill="auto"/>
            <w:tcMar>
              <w:left w:w="108" w:type="dxa"/>
              <w:right w:w="108" w:type="dxa"/>
            </w:tcMar>
          </w:tcPr>
          <w:p w14:paraId="2D784C19"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4</w:t>
            </w:r>
            <w:r>
              <w:rPr>
                <w:rFonts w:ascii="宋体" w:hAnsi="宋体" w:cs="宋体" w:hint="eastAsia"/>
                <w:kern w:val="0"/>
                <w:sz w:val="24"/>
                <w:lang w:bidi="ar"/>
              </w:rPr>
              <w:t>小时</w:t>
            </w:r>
          </w:p>
        </w:tc>
      </w:tr>
      <w:tr w:rsidR="001C0629" w14:paraId="21551EEC" w14:textId="77777777">
        <w:trPr>
          <w:trHeight w:val="718"/>
        </w:trPr>
        <w:tc>
          <w:tcPr>
            <w:tcW w:w="75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1EE6CCF1"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P3</w:t>
            </w:r>
          </w:p>
        </w:tc>
        <w:tc>
          <w:tcPr>
            <w:tcW w:w="6668" w:type="dxa"/>
            <w:tcBorders>
              <w:top w:val="nil"/>
              <w:left w:val="nil"/>
              <w:bottom w:val="single" w:sz="8" w:space="0" w:color="auto"/>
              <w:right w:val="single" w:sz="8" w:space="0" w:color="auto"/>
            </w:tcBorders>
            <w:shd w:val="clear" w:color="auto" w:fill="auto"/>
            <w:tcMar>
              <w:left w:w="108" w:type="dxa"/>
              <w:right w:w="108" w:type="dxa"/>
            </w:tcMar>
          </w:tcPr>
          <w:p w14:paraId="175104B5"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1</w:t>
            </w:r>
            <w:r>
              <w:rPr>
                <w:rFonts w:ascii="宋体" w:hAnsi="宋体" w:cs="宋体" w:hint="eastAsia"/>
                <w:kern w:val="0"/>
                <w:sz w:val="24"/>
                <w:lang w:bidi="ar"/>
              </w:rPr>
              <w:t>、系统一个或多个关键功能不能使用，且时效要求低；</w:t>
            </w:r>
          </w:p>
          <w:p w14:paraId="1A2E4E5A"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2</w:t>
            </w:r>
            <w:r>
              <w:rPr>
                <w:rFonts w:ascii="宋体" w:hAnsi="宋体" w:cs="宋体" w:hint="eastAsia"/>
                <w:kern w:val="0"/>
                <w:sz w:val="24"/>
                <w:lang w:bidi="ar"/>
              </w:rPr>
              <w:t>、系统一个或多个非关键功能不能使用，且时效要求中等或者低；</w:t>
            </w:r>
          </w:p>
          <w:p w14:paraId="7D8087D1"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3</w:t>
            </w:r>
            <w:r>
              <w:rPr>
                <w:rFonts w:ascii="宋体" w:hAnsi="宋体" w:cs="宋体" w:hint="eastAsia"/>
                <w:kern w:val="0"/>
                <w:sz w:val="24"/>
                <w:lang w:bidi="ar"/>
              </w:rPr>
              <w:t>、系统性能普遍下降，虽然不会造成业务立即停工，但会影响业务长期的工作效率且时效要求中等或者低。</w:t>
            </w:r>
          </w:p>
        </w:tc>
        <w:tc>
          <w:tcPr>
            <w:tcW w:w="834" w:type="dxa"/>
            <w:tcBorders>
              <w:top w:val="nil"/>
              <w:left w:val="nil"/>
              <w:bottom w:val="single" w:sz="8" w:space="0" w:color="auto"/>
              <w:right w:val="single" w:sz="8" w:space="0" w:color="auto"/>
            </w:tcBorders>
            <w:shd w:val="clear" w:color="auto" w:fill="auto"/>
            <w:tcMar>
              <w:left w:w="108" w:type="dxa"/>
              <w:right w:w="108" w:type="dxa"/>
            </w:tcMar>
          </w:tcPr>
          <w:p w14:paraId="46E754D0"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&lt;2</w:t>
            </w:r>
            <w:r>
              <w:rPr>
                <w:rFonts w:ascii="宋体" w:hAnsi="宋体" w:cs="宋体" w:hint="eastAsia"/>
                <w:kern w:val="0"/>
                <w:sz w:val="24"/>
                <w:lang w:bidi="ar"/>
              </w:rPr>
              <w:t>小时</w:t>
            </w:r>
          </w:p>
        </w:tc>
        <w:tc>
          <w:tcPr>
            <w:tcW w:w="989" w:type="dxa"/>
            <w:tcBorders>
              <w:top w:val="nil"/>
              <w:left w:val="nil"/>
              <w:bottom w:val="single" w:sz="8" w:space="0" w:color="auto"/>
              <w:right w:val="single" w:sz="8" w:space="0" w:color="auto"/>
            </w:tcBorders>
            <w:shd w:val="clear" w:color="auto" w:fill="auto"/>
            <w:tcMar>
              <w:left w:w="108" w:type="dxa"/>
              <w:right w:w="108" w:type="dxa"/>
            </w:tcMar>
          </w:tcPr>
          <w:p w14:paraId="33AD7B04"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6</w:t>
            </w:r>
            <w:r>
              <w:rPr>
                <w:rFonts w:ascii="宋体" w:hAnsi="宋体" w:cs="宋体" w:hint="eastAsia"/>
                <w:kern w:val="0"/>
                <w:sz w:val="24"/>
                <w:lang w:bidi="ar"/>
              </w:rPr>
              <w:t>小时</w:t>
            </w:r>
          </w:p>
        </w:tc>
      </w:tr>
      <w:tr w:rsidR="001C0629" w14:paraId="5E5C05A6" w14:textId="77777777">
        <w:trPr>
          <w:trHeight w:val="718"/>
        </w:trPr>
        <w:tc>
          <w:tcPr>
            <w:tcW w:w="75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59900EBD"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P4</w:t>
            </w:r>
          </w:p>
        </w:tc>
        <w:tc>
          <w:tcPr>
            <w:tcW w:w="6668" w:type="dxa"/>
            <w:tcBorders>
              <w:top w:val="nil"/>
              <w:left w:val="nil"/>
              <w:bottom w:val="single" w:sz="8" w:space="0" w:color="auto"/>
              <w:right w:val="single" w:sz="8" w:space="0" w:color="auto"/>
            </w:tcBorders>
            <w:shd w:val="clear" w:color="auto" w:fill="auto"/>
            <w:tcMar>
              <w:left w:w="108" w:type="dxa"/>
              <w:right w:w="108" w:type="dxa"/>
            </w:tcMar>
          </w:tcPr>
          <w:p w14:paraId="06923BAF" w14:textId="77777777" w:rsidR="001C0629" w:rsidRDefault="00031510">
            <w:pPr>
              <w:widowControl/>
              <w:spacing w:beforeAutospacing="1" w:afterAutospacing="1"/>
              <w:jc w:val="left"/>
              <w:rPr>
                <w:rFonts w:ascii="宋体" w:hAnsi="宋体" w:cs="宋体"/>
                <w:kern w:val="0"/>
                <w:sz w:val="24"/>
              </w:rPr>
            </w:pPr>
            <w:r>
              <w:rPr>
                <w:rFonts w:ascii="宋体" w:hAnsi="宋体" w:cs="宋体" w:hint="eastAsia"/>
                <w:kern w:val="0"/>
                <w:sz w:val="24"/>
                <w:lang w:bidi="ar"/>
              </w:rPr>
              <w:t>仅仅为了获取某些信息，而这些信息的缺失并不会立即造成工作无法继续。</w:t>
            </w:r>
          </w:p>
        </w:tc>
        <w:tc>
          <w:tcPr>
            <w:tcW w:w="834" w:type="dxa"/>
            <w:tcBorders>
              <w:top w:val="nil"/>
              <w:left w:val="nil"/>
              <w:bottom w:val="single" w:sz="8" w:space="0" w:color="auto"/>
              <w:right w:val="single" w:sz="8" w:space="0" w:color="auto"/>
            </w:tcBorders>
            <w:shd w:val="clear" w:color="auto" w:fill="auto"/>
            <w:tcMar>
              <w:left w:w="108" w:type="dxa"/>
              <w:right w:w="108" w:type="dxa"/>
            </w:tcMar>
          </w:tcPr>
          <w:p w14:paraId="330865F1" w14:textId="77777777" w:rsidR="001C0629" w:rsidRDefault="00031510">
            <w:pPr>
              <w:widowControl/>
              <w:spacing w:beforeAutospacing="1" w:afterAutospacing="1" w:line="360" w:lineRule="auto"/>
              <w:jc w:val="center"/>
              <w:rPr>
                <w:rFonts w:ascii="宋体" w:hAnsi="宋体" w:cs="宋体"/>
                <w:kern w:val="0"/>
                <w:sz w:val="24"/>
              </w:rPr>
            </w:pPr>
            <w:r>
              <w:rPr>
                <w:rFonts w:ascii="宋体" w:hAnsi="宋体" w:cs="宋体" w:hint="eastAsia"/>
                <w:kern w:val="0"/>
                <w:sz w:val="24"/>
                <w:lang w:bidi="ar"/>
              </w:rPr>
              <w:t>&lt;4</w:t>
            </w:r>
            <w:r>
              <w:rPr>
                <w:rFonts w:ascii="宋体" w:hAnsi="宋体" w:cs="宋体" w:hint="eastAsia"/>
                <w:kern w:val="0"/>
                <w:sz w:val="24"/>
                <w:lang w:bidi="ar"/>
              </w:rPr>
              <w:t>小时</w:t>
            </w:r>
          </w:p>
        </w:tc>
        <w:tc>
          <w:tcPr>
            <w:tcW w:w="989" w:type="dxa"/>
            <w:tcBorders>
              <w:top w:val="nil"/>
              <w:left w:val="nil"/>
              <w:bottom w:val="single" w:sz="8" w:space="0" w:color="auto"/>
              <w:right w:val="single" w:sz="8" w:space="0" w:color="auto"/>
            </w:tcBorders>
            <w:shd w:val="clear" w:color="auto" w:fill="auto"/>
            <w:tcMar>
              <w:left w:w="108" w:type="dxa"/>
              <w:right w:w="108" w:type="dxa"/>
            </w:tcMar>
          </w:tcPr>
          <w:p w14:paraId="643B9F52" w14:textId="77777777" w:rsidR="001C0629" w:rsidRDefault="00031510">
            <w:pPr>
              <w:widowControl/>
              <w:spacing w:beforeAutospacing="1" w:afterAutospacing="1" w:line="360" w:lineRule="auto"/>
              <w:jc w:val="left"/>
              <w:rPr>
                <w:rFonts w:ascii="宋体" w:hAnsi="宋体" w:cs="宋体"/>
                <w:kern w:val="0"/>
                <w:sz w:val="24"/>
              </w:rPr>
            </w:pPr>
            <w:r>
              <w:rPr>
                <w:rFonts w:ascii="宋体" w:hAnsi="宋体" w:cs="宋体" w:hint="eastAsia"/>
                <w:kern w:val="0"/>
                <w:sz w:val="24"/>
                <w:lang w:bidi="ar"/>
              </w:rPr>
              <w:t>8</w:t>
            </w:r>
            <w:r>
              <w:rPr>
                <w:rFonts w:ascii="宋体" w:hAnsi="宋体" w:cs="宋体" w:hint="eastAsia"/>
                <w:kern w:val="0"/>
                <w:sz w:val="24"/>
                <w:lang w:bidi="ar"/>
              </w:rPr>
              <w:t>小时</w:t>
            </w:r>
          </w:p>
        </w:tc>
      </w:tr>
    </w:tbl>
    <w:p w14:paraId="0B518A9F" w14:textId="77777777" w:rsidR="001C0629" w:rsidRDefault="001C0629">
      <w:pPr>
        <w:widowControl/>
        <w:shd w:val="clear" w:color="auto" w:fill="FFFFFF"/>
        <w:spacing w:line="360" w:lineRule="auto"/>
        <w:rPr>
          <w:rFonts w:ascii="宋体" w:hAnsi="宋体" w:cs="宋体"/>
          <w:kern w:val="0"/>
          <w:sz w:val="24"/>
        </w:rPr>
      </w:pPr>
    </w:p>
    <w:p w14:paraId="523FBD05" w14:textId="77777777" w:rsidR="001C0629" w:rsidRDefault="001C0629"/>
    <w:p w14:paraId="724338B0" w14:textId="77777777" w:rsidR="001C0629" w:rsidRDefault="00031510">
      <w:pPr>
        <w:widowControl/>
        <w:jc w:val="left"/>
        <w:rPr>
          <w:b/>
          <w:sz w:val="32"/>
        </w:rPr>
      </w:pPr>
      <w:r>
        <w:rPr>
          <w:b/>
          <w:sz w:val="32"/>
        </w:rPr>
        <w:lastRenderedPageBreak/>
        <w:br w:type="page"/>
      </w:r>
    </w:p>
    <w:p w14:paraId="17E2A9E8" w14:textId="77777777" w:rsidR="001C0629" w:rsidRDefault="00031510">
      <w:pPr>
        <w:widowControl/>
        <w:spacing w:beforeAutospacing="1" w:afterAutospacing="1" w:line="360" w:lineRule="auto"/>
        <w:jc w:val="left"/>
        <w:outlineLvl w:val="0"/>
        <w:rPr>
          <w:rFonts w:ascii="宋体" w:hAnsi="宋体" w:cs="宋体"/>
          <w:b/>
          <w:kern w:val="44"/>
          <w:sz w:val="24"/>
        </w:rPr>
      </w:pPr>
      <w:bookmarkStart w:id="406" w:name="_Toc135123354"/>
      <w:commentRangeStart w:id="407"/>
      <w:r>
        <w:rPr>
          <w:rFonts w:ascii="宋体" w:hAnsi="宋体" w:cs="宋体" w:hint="eastAsia"/>
          <w:b/>
          <w:kern w:val="44"/>
          <w:sz w:val="24"/>
        </w:rPr>
        <w:lastRenderedPageBreak/>
        <w:t>附件四：《服务人员资质要求清单》</w:t>
      </w:r>
      <w:commentRangeEnd w:id="407"/>
      <w:r>
        <w:rPr>
          <w:rFonts w:ascii="宋体" w:hAnsi="宋体" w:cs="宋体"/>
          <w:b/>
          <w:kern w:val="44"/>
          <w:sz w:val="24"/>
        </w:rPr>
        <w:commentReference w:id="407"/>
      </w:r>
      <w:bookmarkEnd w:id="406"/>
    </w:p>
    <w:p w14:paraId="3765FDC9" w14:textId="77777777" w:rsidR="001C0629" w:rsidRDefault="001C0629">
      <w:pPr>
        <w:rPr>
          <w:b/>
          <w:sz w:val="32"/>
        </w:rPr>
      </w:pPr>
    </w:p>
    <w:p w14:paraId="5EC5D7AB" w14:textId="77777777" w:rsidR="001C0629" w:rsidRDefault="001C0629">
      <w:pPr>
        <w:rPr>
          <w:b/>
          <w:sz w:val="32"/>
        </w:rPr>
      </w:pPr>
    </w:p>
    <w:p w14:paraId="66EF982E" w14:textId="77777777" w:rsidR="001C0629" w:rsidRDefault="00031510">
      <w:pPr>
        <w:widowControl/>
        <w:jc w:val="left"/>
        <w:rPr>
          <w:b/>
          <w:sz w:val="32"/>
        </w:rPr>
      </w:pPr>
      <w:r>
        <w:rPr>
          <w:b/>
          <w:sz w:val="32"/>
        </w:rPr>
        <w:br w:type="page"/>
      </w:r>
    </w:p>
    <w:p w14:paraId="10AE0D7B" w14:textId="77777777" w:rsidR="001C0629" w:rsidRDefault="00031510">
      <w:pPr>
        <w:widowControl/>
        <w:spacing w:beforeAutospacing="1" w:afterAutospacing="1" w:line="360" w:lineRule="auto"/>
        <w:jc w:val="left"/>
        <w:outlineLvl w:val="0"/>
        <w:rPr>
          <w:rFonts w:ascii="宋体" w:hAnsi="宋体" w:cs="宋体"/>
          <w:b/>
          <w:kern w:val="44"/>
          <w:sz w:val="24"/>
        </w:rPr>
      </w:pPr>
      <w:bookmarkStart w:id="408" w:name="_Toc135123355"/>
      <w:commentRangeStart w:id="409"/>
      <w:r>
        <w:rPr>
          <w:rFonts w:ascii="宋体" w:hAnsi="宋体" w:cs="宋体" w:hint="eastAsia"/>
          <w:b/>
          <w:kern w:val="44"/>
          <w:sz w:val="24"/>
        </w:rPr>
        <w:lastRenderedPageBreak/>
        <w:t>附件五：《维保服务说明》</w:t>
      </w:r>
      <w:commentRangeEnd w:id="409"/>
      <w:r>
        <w:rPr>
          <w:rFonts w:ascii="宋体" w:hAnsi="宋体" w:cs="宋体"/>
          <w:b/>
          <w:kern w:val="44"/>
          <w:sz w:val="24"/>
        </w:rPr>
        <w:commentReference w:id="409"/>
      </w:r>
      <w:bookmarkEnd w:id="408"/>
    </w:p>
    <w:p w14:paraId="61CECD1F" w14:textId="77777777" w:rsidR="001C0629" w:rsidRDefault="001C0629"/>
    <w:p w14:paraId="55A01267" w14:textId="77777777" w:rsidR="001C0629" w:rsidRDefault="001C0629"/>
    <w:p w14:paraId="78EED01B" w14:textId="77777777" w:rsidR="001C0629" w:rsidRDefault="001C0629"/>
    <w:p w14:paraId="7CB2A214" w14:textId="77777777" w:rsidR="001C0629" w:rsidRDefault="001C0629"/>
    <w:p w14:paraId="6C00C649" w14:textId="77777777" w:rsidR="001C0629" w:rsidRDefault="001C0629"/>
    <w:p w14:paraId="74C3C372" w14:textId="77777777" w:rsidR="001C0629" w:rsidRDefault="001C0629"/>
    <w:p w14:paraId="152DE008" w14:textId="77777777" w:rsidR="001C0629" w:rsidRDefault="001C0629"/>
    <w:p w14:paraId="1BF850E0" w14:textId="77777777" w:rsidR="001C0629" w:rsidRDefault="001C0629"/>
    <w:p w14:paraId="20435D2C" w14:textId="77777777" w:rsidR="001C0629" w:rsidRDefault="001C0629"/>
    <w:p w14:paraId="535A1283" w14:textId="77777777" w:rsidR="001C0629" w:rsidRDefault="001C0629"/>
    <w:p w14:paraId="418507E7" w14:textId="77777777" w:rsidR="001C0629" w:rsidRDefault="00031510">
      <w:pPr>
        <w:widowControl/>
        <w:jc w:val="left"/>
        <w:rPr>
          <w:b/>
          <w:sz w:val="32"/>
        </w:rPr>
      </w:pPr>
      <w:r>
        <w:rPr>
          <w:b/>
          <w:sz w:val="32"/>
        </w:rPr>
        <w:br w:type="page"/>
      </w:r>
    </w:p>
    <w:p w14:paraId="278CFA5E" w14:textId="77777777" w:rsidR="001C0629" w:rsidRDefault="00031510">
      <w:pPr>
        <w:widowControl/>
        <w:spacing w:beforeAutospacing="1" w:afterAutospacing="1" w:line="360" w:lineRule="auto"/>
        <w:jc w:val="left"/>
        <w:outlineLvl w:val="0"/>
        <w:rPr>
          <w:rFonts w:ascii="宋体" w:hAnsi="宋体" w:cs="宋体"/>
          <w:b/>
          <w:kern w:val="44"/>
          <w:sz w:val="24"/>
        </w:rPr>
      </w:pPr>
      <w:bookmarkStart w:id="410" w:name="_Toc135123356"/>
      <w:commentRangeStart w:id="411"/>
      <w:r>
        <w:rPr>
          <w:rFonts w:ascii="宋体" w:hAnsi="宋体" w:cs="宋体" w:hint="eastAsia"/>
          <w:b/>
          <w:kern w:val="44"/>
          <w:sz w:val="24"/>
        </w:rPr>
        <w:lastRenderedPageBreak/>
        <w:t>附件六：《保密协议》</w:t>
      </w:r>
      <w:commentRangeEnd w:id="411"/>
      <w:r>
        <w:rPr>
          <w:rStyle w:val="af7"/>
        </w:rPr>
        <w:commentReference w:id="411"/>
      </w:r>
      <w:bookmarkEnd w:id="300"/>
      <w:bookmarkEnd w:id="301"/>
      <w:bookmarkEnd w:id="302"/>
      <w:bookmarkEnd w:id="410"/>
    </w:p>
    <w:p w14:paraId="18849D71" w14:textId="77777777" w:rsidR="001C0629" w:rsidRDefault="001C0629">
      <w:pPr>
        <w:rPr>
          <w:b/>
          <w:sz w:val="32"/>
        </w:rPr>
      </w:pPr>
    </w:p>
    <w:p w14:paraId="3298C2AE" w14:textId="77777777" w:rsidR="001C0629" w:rsidRDefault="00031510">
      <w:pPr>
        <w:spacing w:line="360" w:lineRule="auto"/>
        <w:ind w:firstLineChars="200" w:firstLine="480"/>
        <w:rPr>
          <w:rFonts w:ascii="宋体" w:hAnsi="宋体"/>
          <w:b/>
          <w:sz w:val="24"/>
        </w:rPr>
      </w:pPr>
      <w:r>
        <w:rPr>
          <w:rFonts w:ascii="宋体" w:hAnsi="宋体"/>
          <w:sz w:val="24"/>
        </w:rPr>
        <w:t>鉴于甲乙双方有可能进行技术及（或）商业合作，在合作过程中</w:t>
      </w:r>
      <w:r>
        <w:rPr>
          <w:rFonts w:ascii="宋体" w:hAnsi="宋体" w:hint="eastAsia"/>
          <w:sz w:val="24"/>
        </w:rPr>
        <w:t>甲乙双方</w:t>
      </w:r>
      <w:r>
        <w:rPr>
          <w:rFonts w:ascii="宋体" w:hAnsi="宋体"/>
          <w:sz w:val="24"/>
        </w:rPr>
        <w:t>可能（必须）向</w:t>
      </w:r>
      <w:r>
        <w:rPr>
          <w:rFonts w:ascii="宋体" w:hAnsi="宋体" w:hint="eastAsia"/>
          <w:sz w:val="24"/>
        </w:rPr>
        <w:t>对方</w:t>
      </w:r>
      <w:r>
        <w:rPr>
          <w:rFonts w:ascii="宋体" w:hAnsi="宋体"/>
          <w:sz w:val="24"/>
        </w:rPr>
        <w:t>披露自己的保密信息，此类保密信息对于</w:t>
      </w:r>
      <w:r>
        <w:rPr>
          <w:rFonts w:ascii="宋体" w:hAnsi="宋体" w:hint="eastAsia"/>
          <w:sz w:val="24"/>
        </w:rPr>
        <w:t>各自</w:t>
      </w:r>
      <w:r>
        <w:rPr>
          <w:rFonts w:ascii="宋体" w:hAnsi="宋体"/>
          <w:sz w:val="24"/>
        </w:rPr>
        <w:t>具有无法估量的商业价值，双方基于平等、自愿</w:t>
      </w:r>
      <w:r>
        <w:rPr>
          <w:rFonts w:ascii="宋体" w:hAnsi="宋体" w:hint="eastAsia"/>
          <w:sz w:val="24"/>
        </w:rPr>
        <w:t>、诚实信用</w:t>
      </w:r>
      <w:r>
        <w:rPr>
          <w:rFonts w:ascii="宋体" w:hAnsi="宋体"/>
          <w:sz w:val="24"/>
        </w:rPr>
        <w:t>的原则，就</w:t>
      </w:r>
      <w:r>
        <w:rPr>
          <w:rFonts w:ascii="宋体" w:hAnsi="宋体" w:hint="eastAsia"/>
          <w:sz w:val="24"/>
        </w:rPr>
        <w:t>双方</w:t>
      </w:r>
      <w:r>
        <w:rPr>
          <w:rFonts w:ascii="宋体" w:hAnsi="宋体"/>
          <w:sz w:val="24"/>
        </w:rPr>
        <w:t>承担保密义务之相关事项，经友好协商，达成如下协议：</w:t>
      </w:r>
    </w:p>
    <w:p w14:paraId="297163C1" w14:textId="77777777" w:rsidR="001C0629" w:rsidRDefault="00031510">
      <w:pPr>
        <w:spacing w:line="360" w:lineRule="auto"/>
        <w:ind w:firstLineChars="200" w:firstLine="480"/>
        <w:rPr>
          <w:rFonts w:ascii="宋体" w:hAnsi="宋体"/>
          <w:b/>
          <w:sz w:val="24"/>
        </w:rPr>
      </w:pPr>
      <w:r>
        <w:rPr>
          <w:rFonts w:ascii="宋体" w:hAnsi="宋体" w:hint="eastAsia"/>
          <w:sz w:val="24"/>
        </w:rPr>
        <w:t>双方确认在签署本协议前已经详细审阅过协议的内容，并完全了解协议各条款的法律含义。</w:t>
      </w:r>
    </w:p>
    <w:p w14:paraId="7E0CB515"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z w:val="24"/>
        </w:rPr>
      </w:pPr>
      <w:r>
        <w:rPr>
          <w:rFonts w:ascii="宋体" w:hAnsi="宋体" w:hint="eastAsia"/>
          <w:b/>
          <w:sz w:val="24"/>
        </w:rPr>
        <w:t>保密信息</w:t>
      </w:r>
    </w:p>
    <w:p w14:paraId="488BDBE4" w14:textId="77777777" w:rsidR="001C0629" w:rsidRDefault="00031510">
      <w:pPr>
        <w:adjustRightInd w:val="0"/>
        <w:snapToGrid w:val="0"/>
        <w:spacing w:line="360" w:lineRule="auto"/>
        <w:ind w:firstLineChars="200" w:firstLine="480"/>
        <w:rPr>
          <w:rFonts w:ascii="宋体" w:hAnsi="宋体"/>
          <w:sz w:val="24"/>
        </w:rPr>
      </w:pPr>
      <w:r>
        <w:rPr>
          <w:rFonts w:ascii="宋体" w:hAnsi="宋体" w:hint="eastAsia"/>
          <w:sz w:val="24"/>
        </w:rPr>
        <w:t>本协议所称“保密信息”，是指由甲方自行或者通过其关联方或者通过甲方指定的第三方提供给乙方的、或乙方在有关项目的谈判</w:t>
      </w:r>
      <w:r>
        <w:rPr>
          <w:rFonts w:ascii="宋体" w:hAnsi="宋体" w:hint="eastAsia"/>
          <w:sz w:val="24"/>
        </w:rPr>
        <w:t>/</w:t>
      </w:r>
      <w:r>
        <w:rPr>
          <w:rFonts w:ascii="宋体" w:hAnsi="宋体" w:hint="eastAsia"/>
          <w:sz w:val="24"/>
        </w:rPr>
        <w:t>合作期间或通过其他渠道、方式了解到的、或由甲方对第三方承担保密义务的，与甲方、甲方的关联方、任何第三方或项目有关的任何性质以及任何形式的信息（无论是否标识了“保密”字样），以及从该等信息中开发的或衍生的所有信息，包括但不限于下列信息：</w:t>
      </w:r>
    </w:p>
    <w:p w14:paraId="387F9E02" w14:textId="77777777" w:rsidR="001C0629" w:rsidRDefault="00031510">
      <w:pPr>
        <w:pStyle w:val="af9"/>
        <w:numPr>
          <w:ilvl w:val="0"/>
          <w:numId w:val="52"/>
        </w:numPr>
        <w:adjustRightInd w:val="0"/>
        <w:snapToGrid w:val="0"/>
        <w:spacing w:line="360" w:lineRule="auto"/>
        <w:ind w:leftChars="129" w:left="691" w:firstLineChars="0"/>
        <w:rPr>
          <w:rFonts w:ascii="宋体" w:hAnsi="宋体"/>
          <w:sz w:val="24"/>
        </w:rPr>
      </w:pPr>
      <w:r>
        <w:rPr>
          <w:rFonts w:ascii="宋体" w:hAnsi="宋体" w:hint="eastAsia"/>
          <w:sz w:val="24"/>
        </w:rPr>
        <w:t>信息内容</w:t>
      </w:r>
    </w:p>
    <w:p w14:paraId="12DD86F3" w14:textId="77777777" w:rsidR="001C0629" w:rsidRDefault="00031510">
      <w:pPr>
        <w:pStyle w:val="af9"/>
        <w:numPr>
          <w:ilvl w:val="0"/>
          <w:numId w:val="53"/>
        </w:numPr>
        <w:tabs>
          <w:tab w:val="left" w:pos="1260"/>
        </w:tabs>
        <w:adjustRightInd w:val="0"/>
        <w:snapToGrid w:val="0"/>
        <w:spacing w:line="360" w:lineRule="auto"/>
        <w:ind w:leftChars="129" w:left="691" w:firstLineChars="0"/>
        <w:rPr>
          <w:rFonts w:ascii="宋体" w:hAnsi="宋体"/>
          <w:sz w:val="24"/>
        </w:rPr>
      </w:pPr>
      <w:r>
        <w:rPr>
          <w:rFonts w:ascii="宋体" w:hAnsi="宋体" w:hint="eastAsia"/>
          <w:sz w:val="24"/>
        </w:rPr>
        <w:t>甲方</w:t>
      </w:r>
      <w:r>
        <w:rPr>
          <w:rFonts w:ascii="宋体" w:hAnsi="宋体"/>
          <w:sz w:val="24"/>
        </w:rPr>
        <w:t>所专</w:t>
      </w:r>
      <w:proofErr w:type="gramStart"/>
      <w:r>
        <w:rPr>
          <w:rFonts w:ascii="宋体" w:hAnsi="宋体"/>
          <w:sz w:val="24"/>
        </w:rPr>
        <w:t>属拥有</w:t>
      </w:r>
      <w:proofErr w:type="gramEnd"/>
      <w:r>
        <w:rPr>
          <w:rFonts w:ascii="宋体" w:hAnsi="宋体"/>
          <w:sz w:val="24"/>
        </w:rPr>
        <w:t>的</w:t>
      </w:r>
      <w:r>
        <w:rPr>
          <w:rFonts w:ascii="宋体" w:hAnsi="宋体" w:hint="eastAsia"/>
          <w:sz w:val="24"/>
        </w:rPr>
        <w:t>产品、</w:t>
      </w:r>
      <w:r>
        <w:rPr>
          <w:rFonts w:ascii="宋体" w:hAnsi="宋体"/>
          <w:sz w:val="24"/>
        </w:rPr>
        <w:t>技术、工艺、配方、图纸、设备及场地的配置情况等技术信息；</w:t>
      </w:r>
    </w:p>
    <w:p w14:paraId="578ED20C"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hint="eastAsia"/>
          <w:sz w:val="24"/>
        </w:rPr>
        <w:t>甲方</w:t>
      </w:r>
      <w:r>
        <w:rPr>
          <w:rFonts w:ascii="宋体" w:hAnsi="宋体"/>
          <w:sz w:val="24"/>
        </w:rPr>
        <w:t>的财务状况、会计资料、经营业绩、客户信息</w:t>
      </w:r>
      <w:r>
        <w:rPr>
          <w:rFonts w:ascii="宋体" w:hAnsi="宋体" w:hint="eastAsia"/>
          <w:sz w:val="24"/>
        </w:rPr>
        <w:t>、供应商信息</w:t>
      </w:r>
      <w:r>
        <w:rPr>
          <w:rFonts w:ascii="宋体" w:hAnsi="宋体"/>
          <w:sz w:val="24"/>
        </w:rPr>
        <w:t>、合作关系、营</w:t>
      </w:r>
      <w:r>
        <w:rPr>
          <w:rFonts w:ascii="宋体" w:hAnsi="宋体"/>
          <w:sz w:val="24"/>
        </w:rPr>
        <w:t>销计划、经营策略、发展战略等经营信息；</w:t>
      </w:r>
    </w:p>
    <w:p w14:paraId="1D1CF1ED"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hint="eastAsia"/>
          <w:sz w:val="24"/>
        </w:rPr>
        <w:t>甲方</w:t>
      </w:r>
      <w:r>
        <w:rPr>
          <w:rFonts w:ascii="宋体" w:hAnsi="宋体"/>
          <w:sz w:val="24"/>
        </w:rPr>
        <w:t>的股东构成、包括董（监）事在内的高级管理人员的情况、核心技术人员的情况、企业的组织架构、各类管理制度、薪酬制度等管理信息。</w:t>
      </w:r>
    </w:p>
    <w:p w14:paraId="7A79C339"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hint="eastAsia"/>
          <w:sz w:val="24"/>
        </w:rPr>
        <w:t>甲方来自国内外的投资、银行贷款情况等金融信息。</w:t>
      </w:r>
    </w:p>
    <w:p w14:paraId="2C434F67"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hint="eastAsia"/>
          <w:sz w:val="24"/>
        </w:rPr>
        <w:t>股东会、董事会、监事会决议、季度、年度报告及总结等重要文件资料。</w:t>
      </w:r>
    </w:p>
    <w:p w14:paraId="2D49F943"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hint="eastAsia"/>
          <w:sz w:val="24"/>
        </w:rPr>
        <w:t>其他不为公众所知悉，能为甲乙双方带来经济利益，具有实用性并经甲乙双方采取保密措施的技术信息和经营信息。</w:t>
      </w:r>
    </w:p>
    <w:p w14:paraId="09EC46D3"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sz w:val="24"/>
        </w:rPr>
        <w:t>原业务系统</w:t>
      </w:r>
      <w:r>
        <w:rPr>
          <w:rFonts w:ascii="宋体" w:hAnsi="宋体" w:hint="eastAsia"/>
          <w:sz w:val="24"/>
        </w:rPr>
        <w:t>的</w:t>
      </w:r>
      <w:r>
        <w:rPr>
          <w:rFonts w:ascii="宋体" w:hAnsi="宋体"/>
          <w:sz w:val="24"/>
        </w:rPr>
        <w:t>系统结构、系统源代码、系统账号及口令、数据库数据、业务核心数据及业务流程、各业务系统相关数据和信息。</w:t>
      </w:r>
    </w:p>
    <w:p w14:paraId="4865CB11" w14:textId="77777777" w:rsidR="001C0629" w:rsidRDefault="00031510">
      <w:pPr>
        <w:pStyle w:val="af9"/>
        <w:numPr>
          <w:ilvl w:val="0"/>
          <w:numId w:val="53"/>
        </w:numPr>
        <w:adjustRightInd w:val="0"/>
        <w:snapToGrid w:val="0"/>
        <w:spacing w:line="360" w:lineRule="auto"/>
        <w:ind w:leftChars="129" w:left="691" w:firstLineChars="0"/>
        <w:rPr>
          <w:rFonts w:ascii="宋体" w:hAnsi="宋体"/>
          <w:sz w:val="24"/>
        </w:rPr>
      </w:pPr>
      <w:r>
        <w:rPr>
          <w:rFonts w:ascii="宋体" w:hAnsi="宋体" w:hint="eastAsia"/>
          <w:sz w:val="24"/>
        </w:rPr>
        <w:t>信息</w:t>
      </w:r>
      <w:r>
        <w:rPr>
          <w:rFonts w:ascii="宋体" w:hAnsi="宋体"/>
          <w:sz w:val="24"/>
        </w:rPr>
        <w:t>项目</w:t>
      </w:r>
      <w:r>
        <w:rPr>
          <w:rFonts w:ascii="宋体" w:hAnsi="宋体" w:hint="eastAsia"/>
          <w:sz w:val="24"/>
        </w:rPr>
        <w:t>实施</w:t>
      </w:r>
      <w:r>
        <w:rPr>
          <w:rFonts w:ascii="宋体" w:hAnsi="宋体"/>
          <w:sz w:val="24"/>
        </w:rPr>
        <w:t>和</w:t>
      </w:r>
      <w:r>
        <w:rPr>
          <w:rFonts w:ascii="宋体" w:hAnsi="宋体" w:hint="eastAsia"/>
          <w:sz w:val="24"/>
        </w:rPr>
        <w:t>运</w:t>
      </w:r>
      <w:proofErr w:type="gramStart"/>
      <w:r>
        <w:rPr>
          <w:rFonts w:ascii="宋体" w:hAnsi="宋体" w:hint="eastAsia"/>
          <w:sz w:val="24"/>
        </w:rPr>
        <w:t>维过程</w:t>
      </w:r>
      <w:proofErr w:type="gramEnd"/>
      <w:r>
        <w:rPr>
          <w:rFonts w:ascii="宋体" w:hAnsi="宋体" w:hint="eastAsia"/>
          <w:sz w:val="24"/>
        </w:rPr>
        <w:t>中</w:t>
      </w:r>
      <w:r>
        <w:rPr>
          <w:rFonts w:ascii="宋体" w:hAnsi="宋体"/>
          <w:sz w:val="24"/>
        </w:rPr>
        <w:t>的</w:t>
      </w:r>
      <w:r>
        <w:rPr>
          <w:rFonts w:ascii="宋体" w:hAnsi="宋体" w:hint="eastAsia"/>
          <w:sz w:val="24"/>
        </w:rPr>
        <w:t>所有</w:t>
      </w:r>
      <w:r>
        <w:rPr>
          <w:rFonts w:ascii="宋体" w:hAnsi="宋体"/>
          <w:sz w:val="24"/>
        </w:rPr>
        <w:t>项目文档：</w:t>
      </w:r>
    </w:p>
    <w:p w14:paraId="042C30C8"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信息项目的商务条款，包括项目范围，项目周期，项目工时、成交金额等；</w:t>
      </w:r>
    </w:p>
    <w:p w14:paraId="2E5827D2"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信息项目的需求</w:t>
      </w:r>
      <w:r>
        <w:rPr>
          <w:rFonts w:ascii="宋体" w:hAnsi="宋体"/>
          <w:sz w:val="24"/>
        </w:rPr>
        <w:t>文档、</w:t>
      </w:r>
      <w:r>
        <w:rPr>
          <w:rFonts w:ascii="宋体" w:hAnsi="宋体" w:hint="eastAsia"/>
          <w:sz w:val="24"/>
        </w:rPr>
        <w:t>蓝图设计文档，包括甲方的业务场景、组织架构</w:t>
      </w:r>
      <w:r>
        <w:rPr>
          <w:rFonts w:ascii="宋体" w:hAnsi="宋体"/>
          <w:sz w:val="24"/>
        </w:rPr>
        <w:t>信息、</w:t>
      </w:r>
      <w:r>
        <w:rPr>
          <w:rFonts w:ascii="宋体" w:hAnsi="宋体" w:hint="eastAsia"/>
          <w:sz w:val="24"/>
        </w:rPr>
        <w:t>流程图、设计</w:t>
      </w:r>
      <w:r>
        <w:rPr>
          <w:rFonts w:ascii="宋体" w:hAnsi="宋体"/>
          <w:sz w:val="24"/>
        </w:rPr>
        <w:t>方案、</w:t>
      </w:r>
      <w:r>
        <w:rPr>
          <w:rFonts w:ascii="宋体" w:hAnsi="宋体" w:hint="eastAsia"/>
          <w:sz w:val="24"/>
        </w:rPr>
        <w:t>业务管控要求、岗位配置、岗位要求等信息；</w:t>
      </w:r>
    </w:p>
    <w:p w14:paraId="06FC81DA"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信息项目的配置文档</w:t>
      </w:r>
      <w:r>
        <w:rPr>
          <w:rFonts w:ascii="宋体" w:hAnsi="宋体"/>
          <w:sz w:val="24"/>
        </w:rPr>
        <w:t>、系统操作文档、权限相关文档</w:t>
      </w:r>
      <w:r>
        <w:rPr>
          <w:rFonts w:ascii="宋体" w:hAnsi="宋体" w:hint="eastAsia"/>
          <w:sz w:val="24"/>
        </w:rPr>
        <w:t>、</w:t>
      </w:r>
      <w:r>
        <w:rPr>
          <w:rFonts w:ascii="宋体" w:hAnsi="宋体"/>
          <w:sz w:val="24"/>
        </w:rPr>
        <w:t>制度规范文档等</w:t>
      </w:r>
      <w:r>
        <w:rPr>
          <w:rFonts w:ascii="宋体" w:hAnsi="宋体" w:hint="eastAsia"/>
          <w:sz w:val="24"/>
        </w:rPr>
        <w:t>；</w:t>
      </w:r>
    </w:p>
    <w:p w14:paraId="200E4484"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lastRenderedPageBreak/>
        <w:t>信息项目的功能设计要求，包括业务计算的详细字段、计算逻辑等具体要求；</w:t>
      </w:r>
    </w:p>
    <w:p w14:paraId="5E6737E5"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甲方整理的初始化数据，包括主数据、业务期初数据，以及由此相关数据计算得出的衍生结果数据、报表等；</w:t>
      </w:r>
    </w:p>
    <w:p w14:paraId="38D83205"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项目中双方项目管理所需要的签字的书面文档。</w:t>
      </w:r>
    </w:p>
    <w:p w14:paraId="5903BDE2"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系统运</w:t>
      </w:r>
      <w:proofErr w:type="gramStart"/>
      <w:r>
        <w:rPr>
          <w:rFonts w:ascii="宋体" w:hAnsi="宋体" w:hint="eastAsia"/>
          <w:sz w:val="24"/>
        </w:rPr>
        <w:t>维期间</w:t>
      </w:r>
      <w:proofErr w:type="gramEnd"/>
      <w:r>
        <w:rPr>
          <w:rFonts w:ascii="宋体" w:hAnsi="宋体" w:hint="eastAsia"/>
          <w:sz w:val="24"/>
        </w:rPr>
        <w:t>提供乙方的各类需求信息。</w:t>
      </w:r>
    </w:p>
    <w:p w14:paraId="7F987FA8"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系统运</w:t>
      </w:r>
      <w:proofErr w:type="gramStart"/>
      <w:r>
        <w:rPr>
          <w:rFonts w:ascii="宋体" w:hAnsi="宋体" w:hint="eastAsia"/>
          <w:sz w:val="24"/>
        </w:rPr>
        <w:t>维期间</w:t>
      </w:r>
      <w:proofErr w:type="gramEnd"/>
      <w:r>
        <w:rPr>
          <w:rFonts w:ascii="宋体" w:hAnsi="宋体" w:hint="eastAsia"/>
          <w:sz w:val="24"/>
        </w:rPr>
        <w:t>提供乙方的各种日志、排错所需文件。</w:t>
      </w:r>
    </w:p>
    <w:p w14:paraId="18665A34" w14:textId="77777777" w:rsidR="001C0629" w:rsidRDefault="00031510">
      <w:pPr>
        <w:pStyle w:val="af9"/>
        <w:numPr>
          <w:ilvl w:val="0"/>
          <w:numId w:val="54"/>
        </w:numPr>
        <w:adjustRightInd w:val="0"/>
        <w:snapToGrid w:val="0"/>
        <w:spacing w:line="360" w:lineRule="auto"/>
        <w:ind w:leftChars="129" w:left="691" w:firstLineChars="0"/>
        <w:rPr>
          <w:rFonts w:ascii="宋体" w:hAnsi="宋体"/>
          <w:sz w:val="24"/>
        </w:rPr>
      </w:pPr>
      <w:r>
        <w:rPr>
          <w:rFonts w:ascii="宋体" w:hAnsi="宋体" w:hint="eastAsia"/>
          <w:sz w:val="24"/>
        </w:rPr>
        <w:t>其他未对公众公开，一经泄露可能会损害甲方利益的信息。</w:t>
      </w:r>
    </w:p>
    <w:p w14:paraId="299F2E45" w14:textId="77777777" w:rsidR="001C0629" w:rsidRDefault="00031510">
      <w:pPr>
        <w:pStyle w:val="af9"/>
        <w:numPr>
          <w:ilvl w:val="0"/>
          <w:numId w:val="52"/>
        </w:numPr>
        <w:adjustRightInd w:val="0"/>
        <w:snapToGrid w:val="0"/>
        <w:spacing w:line="360" w:lineRule="auto"/>
        <w:ind w:leftChars="129" w:left="691" w:firstLineChars="0"/>
        <w:rPr>
          <w:rFonts w:ascii="宋体" w:hAnsi="宋体"/>
          <w:sz w:val="24"/>
        </w:rPr>
      </w:pPr>
      <w:r>
        <w:rPr>
          <w:rFonts w:ascii="宋体" w:hAnsi="宋体" w:hint="eastAsia"/>
          <w:sz w:val="24"/>
        </w:rPr>
        <w:t>信息载体</w:t>
      </w:r>
    </w:p>
    <w:p w14:paraId="5ABEDB71" w14:textId="77777777" w:rsidR="001C0629" w:rsidRDefault="00031510">
      <w:pPr>
        <w:pStyle w:val="af9"/>
        <w:numPr>
          <w:ilvl w:val="0"/>
          <w:numId w:val="55"/>
        </w:numPr>
        <w:adjustRightInd w:val="0"/>
        <w:snapToGrid w:val="0"/>
        <w:spacing w:line="360" w:lineRule="auto"/>
        <w:ind w:leftChars="129" w:left="691" w:firstLineChars="0"/>
        <w:rPr>
          <w:rFonts w:ascii="宋体" w:hAnsi="宋体"/>
          <w:sz w:val="24"/>
        </w:rPr>
      </w:pPr>
      <w:r>
        <w:rPr>
          <w:rFonts w:ascii="宋体" w:hAnsi="宋体"/>
          <w:sz w:val="24"/>
        </w:rPr>
        <w:t>保密信息形式或载体包括且不限于：文件、图纸、照片、录音、录像、口述、笔录及各类可供保存或复制的纸质、电子及以其他形成存在的信息载体。</w:t>
      </w:r>
    </w:p>
    <w:p w14:paraId="66F557BD" w14:textId="77777777" w:rsidR="001C0629" w:rsidRDefault="00031510">
      <w:pPr>
        <w:pStyle w:val="af9"/>
        <w:numPr>
          <w:ilvl w:val="0"/>
          <w:numId w:val="55"/>
        </w:numPr>
        <w:adjustRightInd w:val="0"/>
        <w:snapToGrid w:val="0"/>
        <w:spacing w:line="360" w:lineRule="auto"/>
        <w:ind w:leftChars="129" w:left="691" w:firstLineChars="0"/>
        <w:rPr>
          <w:rFonts w:ascii="宋体" w:hAnsi="宋体"/>
          <w:sz w:val="24"/>
        </w:rPr>
      </w:pPr>
      <w:r>
        <w:rPr>
          <w:rFonts w:ascii="宋体" w:hAnsi="宋体"/>
          <w:sz w:val="24"/>
        </w:rPr>
        <w:t>保密信息不仅包括</w:t>
      </w:r>
      <w:r>
        <w:rPr>
          <w:rFonts w:ascii="宋体" w:hAnsi="宋体" w:hint="eastAsia"/>
          <w:sz w:val="24"/>
        </w:rPr>
        <w:t>甲方</w:t>
      </w:r>
      <w:r>
        <w:rPr>
          <w:rFonts w:ascii="宋体" w:hAnsi="宋体"/>
          <w:sz w:val="24"/>
        </w:rPr>
        <w:t>主动提供给</w:t>
      </w:r>
      <w:r>
        <w:rPr>
          <w:rFonts w:ascii="宋体" w:hAnsi="宋体" w:hint="eastAsia"/>
          <w:sz w:val="24"/>
        </w:rPr>
        <w:t>乙方</w:t>
      </w:r>
      <w:r>
        <w:rPr>
          <w:rFonts w:ascii="宋体" w:hAnsi="宋体"/>
          <w:sz w:val="24"/>
        </w:rPr>
        <w:t>的各种信息，同样包括</w:t>
      </w:r>
      <w:r>
        <w:rPr>
          <w:rFonts w:ascii="宋体" w:hAnsi="宋体" w:hint="eastAsia"/>
          <w:sz w:val="24"/>
        </w:rPr>
        <w:t>乙方</w:t>
      </w:r>
      <w:r>
        <w:rPr>
          <w:rFonts w:ascii="宋体" w:hAnsi="宋体"/>
          <w:sz w:val="24"/>
        </w:rPr>
        <w:t>通过其他合法途径在</w:t>
      </w:r>
      <w:r>
        <w:rPr>
          <w:rFonts w:ascii="宋体" w:hAnsi="宋体" w:hint="eastAsia"/>
          <w:sz w:val="24"/>
        </w:rPr>
        <w:t>甲方</w:t>
      </w:r>
      <w:r>
        <w:rPr>
          <w:rFonts w:ascii="宋体" w:hAnsi="宋体"/>
          <w:sz w:val="24"/>
        </w:rPr>
        <w:t>知情或不知情之情况下获得的相关信息。</w:t>
      </w:r>
    </w:p>
    <w:p w14:paraId="6D33D7C2" w14:textId="77777777" w:rsidR="001C0629" w:rsidRDefault="00031510">
      <w:pPr>
        <w:pStyle w:val="af9"/>
        <w:numPr>
          <w:ilvl w:val="0"/>
          <w:numId w:val="52"/>
        </w:numPr>
        <w:adjustRightInd w:val="0"/>
        <w:snapToGrid w:val="0"/>
        <w:spacing w:line="360" w:lineRule="auto"/>
        <w:ind w:leftChars="129" w:left="691" w:firstLineChars="0"/>
        <w:rPr>
          <w:rFonts w:ascii="宋体" w:hAnsi="宋体"/>
          <w:sz w:val="24"/>
        </w:rPr>
      </w:pPr>
      <w:r>
        <w:rPr>
          <w:rFonts w:ascii="宋体" w:hAnsi="宋体"/>
          <w:sz w:val="24"/>
        </w:rPr>
        <w:t>保密信息不包括下列内容：</w:t>
      </w:r>
    </w:p>
    <w:p w14:paraId="78E90F1B" w14:textId="77777777" w:rsidR="001C0629" w:rsidRDefault="00031510">
      <w:pPr>
        <w:pStyle w:val="af9"/>
        <w:numPr>
          <w:ilvl w:val="0"/>
          <w:numId w:val="56"/>
        </w:numPr>
        <w:adjustRightInd w:val="0"/>
        <w:snapToGrid w:val="0"/>
        <w:spacing w:line="360" w:lineRule="auto"/>
        <w:ind w:leftChars="129" w:left="691" w:firstLineChars="0"/>
        <w:rPr>
          <w:rFonts w:ascii="宋体" w:hAnsi="宋体"/>
          <w:sz w:val="24"/>
        </w:rPr>
      </w:pPr>
      <w:r>
        <w:rPr>
          <w:rFonts w:ascii="宋体" w:hAnsi="宋体"/>
          <w:sz w:val="24"/>
        </w:rPr>
        <w:t>现在或今后，非因</w:t>
      </w:r>
      <w:r>
        <w:rPr>
          <w:rFonts w:ascii="宋体" w:hAnsi="宋体" w:hint="eastAsia"/>
          <w:sz w:val="24"/>
        </w:rPr>
        <w:t>乙方</w:t>
      </w:r>
      <w:r>
        <w:rPr>
          <w:rFonts w:ascii="宋体" w:hAnsi="宋体"/>
          <w:sz w:val="24"/>
        </w:rPr>
        <w:t>的作为或不作为，为公众普遍知悉的信息；</w:t>
      </w:r>
    </w:p>
    <w:p w14:paraId="1FF572BA" w14:textId="77777777" w:rsidR="001C0629" w:rsidRDefault="00031510">
      <w:pPr>
        <w:pStyle w:val="af9"/>
        <w:numPr>
          <w:ilvl w:val="0"/>
          <w:numId w:val="56"/>
        </w:numPr>
        <w:adjustRightInd w:val="0"/>
        <w:snapToGrid w:val="0"/>
        <w:spacing w:line="360" w:lineRule="auto"/>
        <w:ind w:leftChars="129" w:left="691" w:firstLineChars="0"/>
        <w:rPr>
          <w:rFonts w:ascii="宋体" w:hAnsi="宋体"/>
          <w:sz w:val="24"/>
        </w:rPr>
      </w:pPr>
      <w:r>
        <w:rPr>
          <w:rFonts w:ascii="宋体" w:hAnsi="宋体"/>
          <w:sz w:val="24"/>
        </w:rPr>
        <w:t>未利用或参考保密信息，由</w:t>
      </w:r>
      <w:r>
        <w:rPr>
          <w:rFonts w:ascii="宋体" w:hAnsi="宋体" w:hint="eastAsia"/>
          <w:sz w:val="24"/>
        </w:rPr>
        <w:t>乙方</w:t>
      </w:r>
      <w:r>
        <w:rPr>
          <w:rFonts w:ascii="宋体" w:hAnsi="宋体"/>
          <w:sz w:val="24"/>
        </w:rPr>
        <w:t>独立开发的信息</w:t>
      </w:r>
      <w:r>
        <w:rPr>
          <w:rFonts w:ascii="宋体" w:hAnsi="宋体" w:hint="eastAsia"/>
          <w:sz w:val="24"/>
        </w:rPr>
        <w:t>；</w:t>
      </w:r>
    </w:p>
    <w:p w14:paraId="263EFD0C" w14:textId="77777777" w:rsidR="001C0629" w:rsidRDefault="00031510">
      <w:pPr>
        <w:pStyle w:val="af9"/>
        <w:numPr>
          <w:ilvl w:val="0"/>
          <w:numId w:val="56"/>
        </w:numPr>
        <w:adjustRightInd w:val="0"/>
        <w:snapToGrid w:val="0"/>
        <w:spacing w:line="360" w:lineRule="auto"/>
        <w:ind w:leftChars="129" w:left="691" w:firstLineChars="0"/>
        <w:rPr>
          <w:rFonts w:ascii="宋体" w:hAnsi="宋体"/>
          <w:sz w:val="24"/>
        </w:rPr>
      </w:pPr>
      <w:r>
        <w:rPr>
          <w:rFonts w:ascii="宋体" w:hAnsi="宋体" w:hint="eastAsia"/>
          <w:sz w:val="24"/>
        </w:rPr>
        <w:t>第三方未违反相关法律规定和其对甲方或其关联人士的任何保密义务的前提下，向乙方披露的信息。</w:t>
      </w:r>
    </w:p>
    <w:p w14:paraId="597E8708"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z w:val="24"/>
        </w:rPr>
      </w:pPr>
      <w:r>
        <w:rPr>
          <w:rFonts w:ascii="宋体" w:hAnsi="宋体" w:hint="eastAsia"/>
          <w:b/>
          <w:sz w:val="24"/>
        </w:rPr>
        <w:t>保密义务</w:t>
      </w:r>
    </w:p>
    <w:p w14:paraId="660F174B" w14:textId="77777777" w:rsidR="001C0629" w:rsidRDefault="00031510">
      <w:pPr>
        <w:pStyle w:val="af9"/>
        <w:numPr>
          <w:ilvl w:val="0"/>
          <w:numId w:val="57"/>
        </w:numPr>
        <w:adjustRightInd w:val="0"/>
        <w:snapToGrid w:val="0"/>
        <w:spacing w:line="360" w:lineRule="auto"/>
        <w:ind w:leftChars="-201" w:left="-422" w:firstLineChars="0" w:firstLine="706"/>
        <w:rPr>
          <w:rFonts w:ascii="宋体" w:hAnsi="宋体"/>
          <w:sz w:val="24"/>
        </w:rPr>
      </w:pPr>
      <w:r>
        <w:rPr>
          <w:rFonts w:ascii="宋体" w:hAnsi="宋体" w:hint="eastAsia"/>
          <w:sz w:val="24"/>
        </w:rPr>
        <w:t>乙方</w:t>
      </w:r>
      <w:r>
        <w:rPr>
          <w:rFonts w:ascii="宋体" w:hAnsi="宋体"/>
          <w:sz w:val="24"/>
        </w:rPr>
        <w:t>根据本协议对于其获得的</w:t>
      </w:r>
      <w:r>
        <w:rPr>
          <w:rFonts w:ascii="宋体" w:hAnsi="宋体" w:hint="eastAsia"/>
          <w:sz w:val="24"/>
        </w:rPr>
        <w:t>甲方及甲方关联公司</w:t>
      </w:r>
      <w:r>
        <w:rPr>
          <w:rFonts w:ascii="宋体" w:hAnsi="宋体"/>
          <w:sz w:val="24"/>
        </w:rPr>
        <w:t>所有的保密信息负有保密义务，承担保密义务的机构及人员包括</w:t>
      </w:r>
      <w:r>
        <w:rPr>
          <w:rFonts w:ascii="宋体" w:hAnsi="宋体" w:hint="eastAsia"/>
          <w:sz w:val="24"/>
        </w:rPr>
        <w:t>但不限于</w:t>
      </w:r>
      <w:r>
        <w:rPr>
          <w:rFonts w:ascii="宋体" w:hAnsi="宋体"/>
          <w:sz w:val="24"/>
        </w:rPr>
        <w:t>：</w:t>
      </w:r>
    </w:p>
    <w:p w14:paraId="6BFD8CD5" w14:textId="77777777" w:rsidR="001C0629" w:rsidRDefault="00031510">
      <w:pPr>
        <w:pStyle w:val="af9"/>
        <w:numPr>
          <w:ilvl w:val="0"/>
          <w:numId w:val="58"/>
        </w:numPr>
        <w:adjustRightInd w:val="0"/>
        <w:snapToGrid w:val="0"/>
        <w:spacing w:line="360" w:lineRule="auto"/>
        <w:ind w:left="709" w:firstLineChars="0"/>
        <w:rPr>
          <w:rFonts w:ascii="宋体" w:hAnsi="宋体"/>
          <w:sz w:val="24"/>
        </w:rPr>
      </w:pPr>
      <w:r>
        <w:rPr>
          <w:rFonts w:ascii="宋体" w:hAnsi="宋体"/>
          <w:sz w:val="24"/>
        </w:rPr>
        <w:t>分、子公司在内的</w:t>
      </w:r>
      <w:r>
        <w:rPr>
          <w:rFonts w:ascii="宋体" w:hAnsi="宋体" w:hint="eastAsia"/>
          <w:sz w:val="24"/>
        </w:rPr>
        <w:t>甲方</w:t>
      </w:r>
      <w:r>
        <w:rPr>
          <w:rFonts w:ascii="宋体" w:hAnsi="宋体" w:hint="eastAsia"/>
          <w:sz w:val="24"/>
        </w:rPr>
        <w:t>/</w:t>
      </w:r>
      <w:r>
        <w:rPr>
          <w:rFonts w:ascii="宋体" w:hAnsi="宋体" w:hint="eastAsia"/>
          <w:sz w:val="24"/>
        </w:rPr>
        <w:t>乙方</w:t>
      </w:r>
      <w:r>
        <w:rPr>
          <w:rFonts w:ascii="宋体" w:hAnsi="宋体"/>
          <w:sz w:val="24"/>
        </w:rPr>
        <w:t>及其所有附属机构、关联机构；</w:t>
      </w:r>
    </w:p>
    <w:p w14:paraId="7910B97E" w14:textId="77777777" w:rsidR="001C0629" w:rsidRDefault="00031510">
      <w:pPr>
        <w:pStyle w:val="af9"/>
        <w:numPr>
          <w:ilvl w:val="0"/>
          <w:numId w:val="58"/>
        </w:numPr>
        <w:adjustRightInd w:val="0"/>
        <w:snapToGrid w:val="0"/>
        <w:spacing w:line="360" w:lineRule="auto"/>
        <w:ind w:left="709" w:firstLineChars="0"/>
        <w:rPr>
          <w:rFonts w:ascii="宋体" w:hAnsi="宋体"/>
          <w:sz w:val="24"/>
        </w:rPr>
      </w:pPr>
      <w:r>
        <w:rPr>
          <w:rFonts w:ascii="宋体" w:hAnsi="宋体" w:hint="eastAsia"/>
          <w:sz w:val="24"/>
        </w:rPr>
        <w:t>乙方</w:t>
      </w:r>
      <w:r>
        <w:rPr>
          <w:rFonts w:ascii="宋体" w:hAnsi="宋体"/>
          <w:sz w:val="24"/>
        </w:rPr>
        <w:t>的股东、董事、监事、管理人员、雇员、代理人以及财务、法律和其他咨询人员。</w:t>
      </w:r>
    </w:p>
    <w:p w14:paraId="11A90931" w14:textId="77777777" w:rsidR="001C0629" w:rsidRDefault="00031510">
      <w:pPr>
        <w:pStyle w:val="af9"/>
        <w:numPr>
          <w:ilvl w:val="0"/>
          <w:numId w:val="57"/>
        </w:numPr>
        <w:adjustRightInd w:val="0"/>
        <w:snapToGrid w:val="0"/>
        <w:spacing w:line="360" w:lineRule="auto"/>
        <w:ind w:leftChars="-201" w:left="-422" w:firstLineChars="0" w:firstLine="706"/>
        <w:rPr>
          <w:rFonts w:ascii="宋体" w:hAnsi="宋体"/>
          <w:sz w:val="24"/>
        </w:rPr>
      </w:pPr>
      <w:r>
        <w:rPr>
          <w:rFonts w:ascii="宋体" w:hAnsi="宋体" w:hint="eastAsia"/>
          <w:sz w:val="24"/>
        </w:rPr>
        <w:t>乙方</w:t>
      </w:r>
      <w:r>
        <w:rPr>
          <w:rFonts w:ascii="宋体" w:hAnsi="宋体"/>
          <w:sz w:val="24"/>
        </w:rPr>
        <w:t>对于保密信息承担如下保密义务：</w:t>
      </w:r>
    </w:p>
    <w:p w14:paraId="1CD25E5E" w14:textId="77777777" w:rsidR="001C0629" w:rsidRDefault="00031510">
      <w:pPr>
        <w:pStyle w:val="af9"/>
        <w:numPr>
          <w:ilvl w:val="0"/>
          <w:numId w:val="59"/>
        </w:numPr>
        <w:adjustRightInd w:val="0"/>
        <w:snapToGrid w:val="0"/>
        <w:spacing w:line="360" w:lineRule="auto"/>
        <w:ind w:leftChars="135" w:left="708" w:firstLineChars="0" w:hanging="425"/>
        <w:rPr>
          <w:rFonts w:ascii="宋体" w:hAnsi="宋体"/>
          <w:sz w:val="24"/>
        </w:rPr>
      </w:pPr>
      <w:r>
        <w:rPr>
          <w:rFonts w:ascii="宋体" w:hAnsi="宋体"/>
          <w:sz w:val="24"/>
        </w:rPr>
        <w:t>在机构内部实施完善的保密制度，并按照不低于自身保密措施的要求对</w:t>
      </w:r>
      <w:r>
        <w:rPr>
          <w:rFonts w:ascii="宋体" w:hAnsi="宋体" w:hint="eastAsia"/>
          <w:sz w:val="24"/>
        </w:rPr>
        <w:t>对方</w:t>
      </w:r>
      <w:r>
        <w:rPr>
          <w:rFonts w:ascii="宋体" w:hAnsi="宋体"/>
          <w:sz w:val="24"/>
        </w:rPr>
        <w:t>信息加以保密。</w:t>
      </w:r>
    </w:p>
    <w:p w14:paraId="4D7AED27" w14:textId="77777777" w:rsidR="001C0629" w:rsidRDefault="00031510">
      <w:pPr>
        <w:pStyle w:val="af9"/>
        <w:numPr>
          <w:ilvl w:val="0"/>
          <w:numId w:val="59"/>
        </w:numPr>
        <w:adjustRightInd w:val="0"/>
        <w:snapToGrid w:val="0"/>
        <w:spacing w:line="360" w:lineRule="auto"/>
        <w:ind w:leftChars="137" w:left="713" w:firstLineChars="0" w:hanging="425"/>
        <w:rPr>
          <w:rFonts w:ascii="宋体" w:hAnsi="宋体"/>
          <w:sz w:val="24"/>
        </w:rPr>
      </w:pPr>
      <w:r>
        <w:rPr>
          <w:rFonts w:ascii="宋体" w:hAnsi="宋体"/>
          <w:sz w:val="24"/>
        </w:rPr>
        <w:t>仅向需要使用相关保密信息的人员和机构透露保密信息，并向此类人员和机构明确本协议所要求的保密义务，要求其承担同样的保密义务。</w:t>
      </w:r>
    </w:p>
    <w:p w14:paraId="7FE8C310" w14:textId="77777777" w:rsidR="001C0629" w:rsidRDefault="00031510">
      <w:pPr>
        <w:pStyle w:val="af9"/>
        <w:numPr>
          <w:ilvl w:val="0"/>
          <w:numId w:val="59"/>
        </w:numPr>
        <w:adjustRightInd w:val="0"/>
        <w:snapToGrid w:val="0"/>
        <w:spacing w:line="360" w:lineRule="auto"/>
        <w:ind w:leftChars="137" w:left="713" w:firstLineChars="0" w:hanging="425"/>
        <w:rPr>
          <w:rFonts w:ascii="宋体" w:hAnsi="宋体"/>
          <w:sz w:val="24"/>
        </w:rPr>
      </w:pPr>
      <w:r>
        <w:rPr>
          <w:rFonts w:ascii="宋体" w:hAnsi="宋体"/>
          <w:sz w:val="24"/>
        </w:rPr>
        <w:t>仅将保密信息用于与</w:t>
      </w:r>
      <w:r>
        <w:rPr>
          <w:rFonts w:ascii="宋体" w:hAnsi="宋体" w:hint="eastAsia"/>
          <w:sz w:val="24"/>
        </w:rPr>
        <w:t>双方</w:t>
      </w:r>
      <w:r>
        <w:rPr>
          <w:rFonts w:ascii="宋体" w:hAnsi="宋体"/>
          <w:sz w:val="24"/>
        </w:rPr>
        <w:t>合作事项</w:t>
      </w:r>
      <w:r>
        <w:rPr>
          <w:rFonts w:ascii="宋体" w:hAnsi="宋体" w:hint="eastAsia"/>
          <w:sz w:val="24"/>
        </w:rPr>
        <w:t>。除甲、乙双方约定的合作事项外，不得作为自用或为他人所用</w:t>
      </w:r>
      <w:r>
        <w:rPr>
          <w:rFonts w:ascii="宋体" w:hAnsi="宋体"/>
          <w:sz w:val="24"/>
        </w:rPr>
        <w:t>，在任何情况下不得以保密信息损害</w:t>
      </w:r>
      <w:r>
        <w:rPr>
          <w:rFonts w:ascii="宋体" w:hAnsi="宋体" w:hint="eastAsia"/>
          <w:sz w:val="24"/>
        </w:rPr>
        <w:t>甲方</w:t>
      </w:r>
      <w:r>
        <w:rPr>
          <w:rFonts w:ascii="宋体" w:hAnsi="宋体"/>
          <w:sz w:val="24"/>
        </w:rPr>
        <w:t>的利益。</w:t>
      </w:r>
    </w:p>
    <w:p w14:paraId="1F902B1C" w14:textId="77777777" w:rsidR="001C0629" w:rsidRDefault="00031510">
      <w:pPr>
        <w:pStyle w:val="af9"/>
        <w:numPr>
          <w:ilvl w:val="0"/>
          <w:numId w:val="59"/>
        </w:numPr>
        <w:adjustRightInd w:val="0"/>
        <w:snapToGrid w:val="0"/>
        <w:spacing w:line="360" w:lineRule="auto"/>
        <w:ind w:leftChars="137" w:left="713" w:firstLineChars="0" w:hanging="425"/>
        <w:rPr>
          <w:rFonts w:ascii="宋体" w:hAnsi="宋体"/>
          <w:sz w:val="24"/>
        </w:rPr>
      </w:pPr>
      <w:r>
        <w:rPr>
          <w:rFonts w:ascii="宋体" w:hAnsi="宋体"/>
          <w:sz w:val="24"/>
        </w:rPr>
        <w:t>未经</w:t>
      </w:r>
      <w:r>
        <w:rPr>
          <w:rFonts w:ascii="宋体" w:hAnsi="宋体" w:hint="eastAsia"/>
          <w:sz w:val="24"/>
        </w:rPr>
        <w:t>甲方书面</w:t>
      </w:r>
      <w:r>
        <w:rPr>
          <w:rFonts w:ascii="宋体" w:hAnsi="宋体"/>
          <w:sz w:val="24"/>
        </w:rPr>
        <w:t>同意，不得擅自保存、复制、传播、扩散保密信息。</w:t>
      </w:r>
      <w:r>
        <w:rPr>
          <w:rFonts w:ascii="宋体" w:hAnsi="宋体" w:hint="eastAsia"/>
          <w:sz w:val="24"/>
        </w:rPr>
        <w:t>乙方</w:t>
      </w:r>
      <w:r>
        <w:rPr>
          <w:rFonts w:ascii="宋体" w:hAnsi="宋体"/>
          <w:sz w:val="24"/>
        </w:rPr>
        <w:t>在依照法律规定</w:t>
      </w:r>
      <w:r>
        <w:rPr>
          <w:rFonts w:ascii="宋体" w:hAnsi="宋体"/>
          <w:sz w:val="24"/>
        </w:rPr>
        <w:lastRenderedPageBreak/>
        <w:t>需要向相关</w:t>
      </w:r>
      <w:r>
        <w:rPr>
          <w:rFonts w:ascii="宋体" w:hAnsi="宋体" w:hint="eastAsia"/>
          <w:sz w:val="24"/>
        </w:rPr>
        <w:t>政府部门、法院或其他有权部门</w:t>
      </w:r>
      <w:r>
        <w:rPr>
          <w:rFonts w:ascii="宋体" w:hAnsi="宋体"/>
          <w:sz w:val="24"/>
        </w:rPr>
        <w:t>披露保密信息的情况下，应争取在事先通报</w:t>
      </w:r>
      <w:r>
        <w:rPr>
          <w:rFonts w:ascii="宋体" w:hAnsi="宋体" w:hint="eastAsia"/>
          <w:sz w:val="24"/>
        </w:rPr>
        <w:t>以便甲方能以保密为抗辩理由或取得相应保护措施，</w:t>
      </w:r>
      <w:r>
        <w:rPr>
          <w:rFonts w:ascii="宋体" w:hAnsi="宋体"/>
          <w:sz w:val="24"/>
        </w:rPr>
        <w:t>事后则必须在合理期限内向</w:t>
      </w:r>
      <w:r>
        <w:rPr>
          <w:rFonts w:ascii="宋体" w:hAnsi="宋体" w:hint="eastAsia"/>
          <w:sz w:val="24"/>
        </w:rPr>
        <w:t>甲方</w:t>
      </w:r>
      <w:r>
        <w:rPr>
          <w:rFonts w:ascii="宋体" w:hAnsi="宋体"/>
          <w:sz w:val="24"/>
        </w:rPr>
        <w:t>以书面方式通报所披露信息的对象、内容、法律依据等相关事项。</w:t>
      </w:r>
      <w:r>
        <w:rPr>
          <w:rFonts w:ascii="宋体" w:hAnsi="宋体" w:hint="eastAsia"/>
          <w:sz w:val="24"/>
        </w:rPr>
        <w:t>并且在不违反法律法规的前提下，尽量避免、减少因披露该信息而造成的损失或不利影响。</w:t>
      </w:r>
    </w:p>
    <w:p w14:paraId="78D29308" w14:textId="77777777" w:rsidR="001C0629" w:rsidRDefault="00031510">
      <w:pPr>
        <w:pStyle w:val="af9"/>
        <w:numPr>
          <w:ilvl w:val="0"/>
          <w:numId w:val="59"/>
        </w:numPr>
        <w:adjustRightInd w:val="0"/>
        <w:snapToGrid w:val="0"/>
        <w:spacing w:line="360" w:lineRule="auto"/>
        <w:ind w:leftChars="137" w:left="713" w:firstLineChars="0" w:hanging="425"/>
        <w:rPr>
          <w:rFonts w:ascii="宋体" w:hAnsi="宋体"/>
          <w:sz w:val="24"/>
          <w:u w:val="single"/>
        </w:rPr>
      </w:pPr>
      <w:r>
        <w:rPr>
          <w:rFonts w:ascii="宋体" w:hAnsi="宋体"/>
          <w:sz w:val="24"/>
        </w:rPr>
        <w:t>在</w:t>
      </w:r>
      <w:r>
        <w:rPr>
          <w:rFonts w:ascii="宋体" w:hAnsi="宋体" w:hint="eastAsia"/>
          <w:sz w:val="24"/>
        </w:rPr>
        <w:t>甲方</w:t>
      </w:r>
      <w:r>
        <w:rPr>
          <w:rFonts w:ascii="宋体" w:hAnsi="宋体"/>
          <w:sz w:val="24"/>
        </w:rPr>
        <w:t>提出书面要求的情况下，及时向</w:t>
      </w:r>
      <w:r>
        <w:rPr>
          <w:rFonts w:ascii="宋体" w:hAnsi="宋体" w:hint="eastAsia"/>
          <w:sz w:val="24"/>
        </w:rPr>
        <w:t>信息所有方</w:t>
      </w:r>
      <w:r>
        <w:rPr>
          <w:rFonts w:ascii="宋体" w:hAnsi="宋体"/>
          <w:sz w:val="24"/>
        </w:rPr>
        <w:t>归还记录保密信息的各种载体</w:t>
      </w:r>
      <w:r>
        <w:rPr>
          <w:rFonts w:ascii="宋体" w:hAnsi="宋体" w:hint="eastAsia"/>
          <w:sz w:val="24"/>
        </w:rPr>
        <w:t>。</w:t>
      </w:r>
    </w:p>
    <w:p w14:paraId="415F8D25"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z w:val="24"/>
        </w:rPr>
      </w:pPr>
      <w:r>
        <w:rPr>
          <w:rFonts w:ascii="宋体" w:hAnsi="宋体"/>
          <w:b/>
          <w:sz w:val="24"/>
        </w:rPr>
        <w:t>保密期限</w:t>
      </w:r>
    </w:p>
    <w:p w14:paraId="09B6AC5F" w14:textId="77777777" w:rsidR="001C0629" w:rsidRDefault="00031510">
      <w:pPr>
        <w:adjustRightInd w:val="0"/>
        <w:snapToGrid w:val="0"/>
        <w:spacing w:line="360" w:lineRule="auto"/>
        <w:ind w:firstLineChars="200" w:firstLine="480"/>
        <w:rPr>
          <w:rFonts w:ascii="宋体" w:hAnsi="宋体"/>
          <w:sz w:val="24"/>
        </w:rPr>
      </w:pPr>
      <w:r>
        <w:rPr>
          <w:rFonts w:ascii="宋体" w:hAnsi="宋体" w:hint="eastAsia"/>
          <w:sz w:val="24"/>
        </w:rPr>
        <w:t>乙方</w:t>
      </w:r>
      <w:r>
        <w:rPr>
          <w:rFonts w:ascii="宋体" w:hAnsi="宋体"/>
          <w:sz w:val="24"/>
        </w:rPr>
        <w:t>对于其获得的保密信息自获得该</w:t>
      </w:r>
      <w:r>
        <w:rPr>
          <w:rFonts w:ascii="宋体" w:hAnsi="宋体" w:hint="eastAsia"/>
          <w:sz w:val="24"/>
        </w:rPr>
        <w:t>永久</w:t>
      </w:r>
      <w:r>
        <w:rPr>
          <w:rFonts w:ascii="宋体" w:hAnsi="宋体"/>
          <w:sz w:val="24"/>
        </w:rPr>
        <w:t>保密信息之日起</w:t>
      </w:r>
      <w:commentRangeStart w:id="412"/>
      <w:r>
        <w:rPr>
          <w:rFonts w:ascii="宋体" w:hAnsi="宋体" w:hint="eastAsia"/>
          <w:sz w:val="24"/>
        </w:rPr>
        <w:t>永久</w:t>
      </w:r>
      <w:commentRangeEnd w:id="412"/>
      <w:r>
        <w:rPr>
          <w:rStyle w:val="af7"/>
        </w:rPr>
        <w:commentReference w:id="412"/>
      </w:r>
      <w:r>
        <w:rPr>
          <w:rFonts w:ascii="宋体" w:hAnsi="宋体"/>
          <w:sz w:val="24"/>
        </w:rPr>
        <w:t>承担保密义务</w:t>
      </w:r>
      <w:r>
        <w:rPr>
          <w:rFonts w:ascii="宋体" w:hAnsi="宋体" w:hint="eastAsia"/>
          <w:sz w:val="24"/>
        </w:rPr>
        <w:t>，直至该保密信息公开时止</w:t>
      </w:r>
      <w:r>
        <w:rPr>
          <w:rFonts w:ascii="宋体" w:hAnsi="宋体"/>
          <w:sz w:val="24"/>
        </w:rPr>
        <w:t>。</w:t>
      </w:r>
    </w:p>
    <w:p w14:paraId="447FBEDA"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z w:val="24"/>
        </w:rPr>
      </w:pPr>
      <w:r>
        <w:rPr>
          <w:rFonts w:ascii="宋体" w:hAnsi="宋体" w:hint="eastAsia"/>
          <w:b/>
          <w:sz w:val="24"/>
        </w:rPr>
        <w:t>本协议效力、权利归属</w:t>
      </w:r>
    </w:p>
    <w:p w14:paraId="73C97920" w14:textId="77777777" w:rsidR="001C0629" w:rsidRDefault="00031510">
      <w:pPr>
        <w:pStyle w:val="af9"/>
        <w:numPr>
          <w:ilvl w:val="0"/>
          <w:numId w:val="60"/>
        </w:numPr>
        <w:adjustRightInd w:val="0"/>
        <w:snapToGrid w:val="0"/>
        <w:spacing w:line="360" w:lineRule="auto"/>
        <w:ind w:leftChars="-201" w:left="-422" w:firstLineChars="0" w:firstLine="706"/>
        <w:rPr>
          <w:rFonts w:ascii="宋体" w:hAnsi="宋体"/>
          <w:sz w:val="24"/>
        </w:rPr>
      </w:pPr>
      <w:r>
        <w:rPr>
          <w:rFonts w:ascii="宋体" w:hAnsi="宋体" w:hint="eastAsia"/>
          <w:sz w:val="24"/>
        </w:rPr>
        <w:t>本协议签署后，不论双方是否继续</w:t>
      </w:r>
      <w:r>
        <w:rPr>
          <w:rFonts w:ascii="宋体" w:hAnsi="宋体"/>
          <w:sz w:val="24"/>
        </w:rPr>
        <w:t>进行技术及（或）商业合作</w:t>
      </w:r>
      <w:r>
        <w:rPr>
          <w:rFonts w:ascii="宋体" w:hAnsi="宋体" w:hint="eastAsia"/>
          <w:sz w:val="24"/>
        </w:rPr>
        <w:t>、事后是否签署任何正式合约或协议，均不影响本协议之效力，即使双方所签署的正式合约或协议事后因故终止、解除或消灭，亦不影响本协议的效力。</w:t>
      </w:r>
    </w:p>
    <w:p w14:paraId="1338A8DA" w14:textId="77777777" w:rsidR="001C0629" w:rsidRDefault="00031510">
      <w:pPr>
        <w:pStyle w:val="af9"/>
        <w:numPr>
          <w:ilvl w:val="0"/>
          <w:numId w:val="60"/>
        </w:numPr>
        <w:adjustRightInd w:val="0"/>
        <w:snapToGrid w:val="0"/>
        <w:spacing w:line="360" w:lineRule="auto"/>
        <w:ind w:leftChars="-201" w:left="-422" w:firstLineChars="0" w:firstLine="706"/>
        <w:rPr>
          <w:rFonts w:ascii="宋体" w:hAnsi="宋体"/>
          <w:sz w:val="24"/>
        </w:rPr>
      </w:pPr>
      <w:r>
        <w:rPr>
          <w:rFonts w:ascii="宋体" w:hAnsi="宋体" w:hint="eastAsia"/>
          <w:sz w:val="24"/>
        </w:rPr>
        <w:t>甲方因</w:t>
      </w:r>
      <w:r>
        <w:rPr>
          <w:rFonts w:ascii="宋体" w:hAnsi="宋体"/>
          <w:sz w:val="24"/>
        </w:rPr>
        <w:t>进行技术及（或）商业合作</w:t>
      </w:r>
      <w:r>
        <w:rPr>
          <w:rFonts w:ascii="宋体" w:hAnsi="宋体" w:hint="eastAsia"/>
          <w:sz w:val="24"/>
        </w:rPr>
        <w:t>所揭露或提供保密信息其数据所有权、专门技术或知识、经营秘密、商标、专利以及其他合法权利等，仍为甲方所有。该等保密信息不因揭露或提供给乙方、或因本协议的签署而成为乙方所有。甲方并不因本协议的签订而将甲方专有的相关专利权、著作权、商标权或其他合法权利等授权予乙方。</w:t>
      </w:r>
    </w:p>
    <w:p w14:paraId="7FB28025" w14:textId="77777777" w:rsidR="001C0629" w:rsidRDefault="00031510">
      <w:pPr>
        <w:pStyle w:val="af9"/>
        <w:numPr>
          <w:ilvl w:val="0"/>
          <w:numId w:val="60"/>
        </w:numPr>
        <w:adjustRightInd w:val="0"/>
        <w:snapToGrid w:val="0"/>
        <w:spacing w:line="360" w:lineRule="auto"/>
        <w:ind w:leftChars="-201" w:left="-422" w:firstLineChars="0" w:firstLine="706"/>
        <w:rPr>
          <w:rFonts w:ascii="宋体" w:hAnsi="宋体"/>
          <w:sz w:val="24"/>
        </w:rPr>
      </w:pPr>
      <w:r>
        <w:rPr>
          <w:rFonts w:ascii="宋体" w:hAnsi="宋体" w:hint="eastAsia"/>
          <w:sz w:val="24"/>
        </w:rPr>
        <w:t>乙方不得将获得的上述信息向有关部门申请专利或其他知识产权。</w:t>
      </w:r>
    </w:p>
    <w:p w14:paraId="7DEAFA2F" w14:textId="77777777" w:rsidR="001C0629" w:rsidRDefault="00031510">
      <w:pPr>
        <w:pStyle w:val="af9"/>
        <w:numPr>
          <w:ilvl w:val="0"/>
          <w:numId w:val="60"/>
        </w:numPr>
        <w:adjustRightInd w:val="0"/>
        <w:snapToGrid w:val="0"/>
        <w:spacing w:line="360" w:lineRule="auto"/>
        <w:ind w:leftChars="-201" w:left="-422" w:firstLineChars="0" w:firstLine="706"/>
        <w:rPr>
          <w:rFonts w:ascii="宋体" w:hAnsi="宋体"/>
          <w:sz w:val="24"/>
        </w:rPr>
      </w:pPr>
      <w:r>
        <w:rPr>
          <w:rFonts w:ascii="宋体" w:hAnsi="宋体" w:hint="eastAsia"/>
          <w:sz w:val="24"/>
        </w:rPr>
        <w:t>非经甲方事前书面许可，乙</w:t>
      </w:r>
      <w:r>
        <w:rPr>
          <w:rFonts w:ascii="宋体" w:hAnsi="宋体" w:hint="eastAsia"/>
          <w:sz w:val="24"/>
        </w:rPr>
        <w:t>方不得以任何方式重制或影印甲方所揭露或提供的保密信息。乙方应依甲方的要求，至迟于确定相关</w:t>
      </w:r>
      <w:r>
        <w:rPr>
          <w:rFonts w:ascii="宋体" w:hAnsi="宋体"/>
          <w:sz w:val="24"/>
        </w:rPr>
        <w:t>技术及（或）商业合作</w:t>
      </w:r>
      <w:r>
        <w:rPr>
          <w:rFonts w:ascii="宋体" w:hAnsi="宋体" w:hint="eastAsia"/>
          <w:sz w:val="24"/>
        </w:rPr>
        <w:t>不进行、合作关系完成或合作关系终止后、或于甲方书面通知到达之次日起</w:t>
      </w:r>
      <w:r>
        <w:rPr>
          <w:rFonts w:ascii="宋体" w:hAnsi="宋体" w:hint="eastAsia"/>
          <w:sz w:val="24"/>
        </w:rPr>
        <w:t>10</w:t>
      </w:r>
      <w:r>
        <w:rPr>
          <w:rFonts w:ascii="宋体" w:hAnsi="宋体" w:hint="eastAsia"/>
          <w:sz w:val="24"/>
        </w:rPr>
        <w:t>工作日内，由乙方负担费用，返还所有甲方保密信息的原件、副本、</w:t>
      </w:r>
      <w:proofErr w:type="gramStart"/>
      <w:r>
        <w:rPr>
          <w:rFonts w:ascii="宋体" w:hAnsi="宋体" w:hint="eastAsia"/>
          <w:sz w:val="24"/>
        </w:rPr>
        <w:t>重制本及</w:t>
      </w:r>
      <w:proofErr w:type="gramEnd"/>
      <w:r>
        <w:rPr>
          <w:rFonts w:ascii="宋体" w:hAnsi="宋体" w:hint="eastAsia"/>
          <w:sz w:val="24"/>
        </w:rPr>
        <w:t>节录本。甲方亦可要求乙方自行将保密信息销毁或删除；乙方并应于销毁或删除完成后立即出具</w:t>
      </w:r>
      <w:proofErr w:type="gramStart"/>
      <w:r>
        <w:rPr>
          <w:rFonts w:ascii="宋体" w:hAnsi="宋体" w:hint="eastAsia"/>
          <w:sz w:val="24"/>
        </w:rPr>
        <w:t>切结书</w:t>
      </w:r>
      <w:proofErr w:type="gramEnd"/>
      <w:r>
        <w:rPr>
          <w:rFonts w:ascii="宋体" w:hAnsi="宋体" w:hint="eastAsia"/>
          <w:sz w:val="24"/>
        </w:rPr>
        <w:t>予甲方，阐明其已完成该事实。</w:t>
      </w:r>
    </w:p>
    <w:p w14:paraId="3A8CC8E6"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z w:val="24"/>
        </w:rPr>
      </w:pPr>
      <w:r>
        <w:rPr>
          <w:rFonts w:ascii="宋体" w:hAnsi="宋体" w:hint="eastAsia"/>
          <w:b/>
          <w:sz w:val="24"/>
        </w:rPr>
        <w:t>行为规范</w:t>
      </w:r>
    </w:p>
    <w:p w14:paraId="4603E1B7" w14:textId="55C4445E" w:rsidR="001C0629" w:rsidRDefault="00031510">
      <w:pPr>
        <w:pStyle w:val="af9"/>
        <w:numPr>
          <w:ilvl w:val="0"/>
          <w:numId w:val="61"/>
        </w:numPr>
        <w:adjustRightInd w:val="0"/>
        <w:snapToGrid w:val="0"/>
        <w:spacing w:line="360" w:lineRule="auto"/>
        <w:ind w:leftChars="-201" w:left="-422" w:firstLineChars="0" w:firstLine="706"/>
        <w:rPr>
          <w:rFonts w:ascii="宋体" w:hAnsi="宋体"/>
          <w:sz w:val="24"/>
        </w:rPr>
      </w:pPr>
      <w:r>
        <w:rPr>
          <w:rFonts w:ascii="宋体" w:hAnsi="宋体" w:hint="eastAsia"/>
          <w:sz w:val="24"/>
        </w:rPr>
        <w:t>本协议</w:t>
      </w:r>
      <w:ins w:id="413" w:author="曲薇" w:date="2025-11-04T13:09:00Z">
        <w:r w:rsidR="009A103C">
          <w:rPr>
            <w:rFonts w:ascii="宋体" w:hAnsi="宋体" w:hint="eastAsia"/>
            <w:sz w:val="24"/>
          </w:rPr>
          <w:t>期间及本协议终止</w:t>
        </w:r>
      </w:ins>
      <w:del w:id="414" w:author="曲薇" w:date="2025-11-04T13:09:00Z">
        <w:r w:rsidDel="009A103C">
          <w:rPr>
            <w:rFonts w:ascii="宋体" w:hAnsi="宋体" w:hint="eastAsia"/>
            <w:sz w:val="24"/>
          </w:rPr>
          <w:delText>签</w:delText>
        </w:r>
        <w:r w:rsidDel="009A103C">
          <w:rPr>
            <w:rFonts w:ascii="宋体" w:hAnsi="宋体" w:hint="eastAsia"/>
            <w:sz w:val="24"/>
          </w:rPr>
          <w:delText>署</w:delText>
        </w:r>
      </w:del>
      <w:r>
        <w:rPr>
          <w:rFonts w:ascii="宋体" w:hAnsi="宋体" w:hint="eastAsia"/>
          <w:sz w:val="24"/>
        </w:rPr>
        <w:t>之日起两（</w:t>
      </w:r>
      <w:r>
        <w:rPr>
          <w:rFonts w:ascii="宋体" w:hAnsi="宋体" w:hint="eastAsia"/>
          <w:sz w:val="24"/>
        </w:rPr>
        <w:t>2</w:t>
      </w:r>
      <w:r>
        <w:rPr>
          <w:rFonts w:ascii="宋体" w:hAnsi="宋体" w:hint="eastAsia"/>
          <w:sz w:val="24"/>
        </w:rPr>
        <w:t>）年内，未经甲方事先书面同意，乙方不得，且不得允许其任何关联方或关联人士，直接或间接地，诱使或试图诱使甲方的或甲方</w:t>
      </w:r>
      <w:r>
        <w:rPr>
          <w:rFonts w:ascii="宋体" w:hAnsi="宋体" w:hint="eastAsia"/>
          <w:sz w:val="24"/>
        </w:rPr>
        <w:t>的任何关联方的员工离职，或者由乙方或其任何关联方招聘该名员工，或者乙方或其任何关联方与该名员工协商终止其与甲方或与甲方的任何关联方的劳动关系或劳务关系。</w:t>
      </w:r>
    </w:p>
    <w:p w14:paraId="1DF7123C" w14:textId="3113197D" w:rsidR="001C0629" w:rsidRDefault="00031510">
      <w:pPr>
        <w:pStyle w:val="af9"/>
        <w:numPr>
          <w:ilvl w:val="0"/>
          <w:numId w:val="61"/>
        </w:numPr>
        <w:adjustRightInd w:val="0"/>
        <w:snapToGrid w:val="0"/>
        <w:spacing w:line="360" w:lineRule="auto"/>
        <w:ind w:leftChars="-201" w:left="-422" w:firstLineChars="0" w:firstLine="706"/>
        <w:rPr>
          <w:rFonts w:ascii="宋体" w:hAnsi="宋体"/>
          <w:sz w:val="24"/>
        </w:rPr>
      </w:pPr>
      <w:r>
        <w:rPr>
          <w:rFonts w:ascii="宋体" w:hAnsi="宋体" w:hint="eastAsia"/>
          <w:sz w:val="24"/>
        </w:rPr>
        <w:t>本协议</w:t>
      </w:r>
      <w:del w:id="415" w:author="曲薇" w:date="2025-11-04T13:09:00Z">
        <w:r w:rsidDel="009A103C">
          <w:rPr>
            <w:rFonts w:ascii="宋体" w:hAnsi="宋体" w:hint="eastAsia"/>
            <w:sz w:val="24"/>
          </w:rPr>
          <w:delText>签署</w:delText>
        </w:r>
      </w:del>
      <w:ins w:id="416" w:author="曲薇" w:date="2025-11-04T13:09:00Z">
        <w:r w:rsidR="009A103C">
          <w:rPr>
            <w:rFonts w:ascii="宋体" w:hAnsi="宋体" w:hint="eastAsia"/>
            <w:sz w:val="24"/>
          </w:rPr>
          <w:t>期间及本协议终止</w:t>
        </w:r>
      </w:ins>
      <w:r>
        <w:rPr>
          <w:rFonts w:ascii="宋体" w:hAnsi="宋体" w:hint="eastAsia"/>
          <w:sz w:val="24"/>
        </w:rPr>
        <w:t>之日起两（</w:t>
      </w:r>
      <w:r>
        <w:rPr>
          <w:rFonts w:ascii="宋体" w:hAnsi="宋体" w:hint="eastAsia"/>
          <w:sz w:val="24"/>
        </w:rPr>
        <w:t>2</w:t>
      </w:r>
      <w:r>
        <w:rPr>
          <w:rFonts w:ascii="宋体" w:hAnsi="宋体" w:hint="eastAsia"/>
          <w:sz w:val="24"/>
        </w:rPr>
        <w:t>）年内，未经甲方事先书面同意，乙方不得，且不得允许其任何关联方或关联人士，直接或通过第三方，为项目有关之目的与任何限制方进行接触、联系或交易；但前述约定不限制或禁止乙方或其关联方或关联人士在其各自常规商业活动进行</w:t>
      </w:r>
      <w:r>
        <w:rPr>
          <w:rFonts w:ascii="宋体" w:hAnsi="宋体" w:hint="eastAsia"/>
          <w:sz w:val="24"/>
        </w:rPr>
        <w:lastRenderedPageBreak/>
        <w:t>联系或交易。限制方是指自本协议签署之日起至双方终止项目协商之日止与甲方或其关联方交易往来的任何主体，包括但不限于客户、供应商</w:t>
      </w:r>
      <w:r>
        <w:rPr>
          <w:rFonts w:ascii="宋体" w:hAnsi="宋体" w:hint="eastAsia"/>
          <w:sz w:val="24"/>
        </w:rPr>
        <w:t>、分销商、服务提供商、授权许可方、被许可方或合资合作方等。</w:t>
      </w:r>
    </w:p>
    <w:p w14:paraId="2A8338BA"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z w:val="24"/>
        </w:rPr>
      </w:pPr>
      <w:r>
        <w:rPr>
          <w:rFonts w:ascii="宋体" w:hAnsi="宋体"/>
          <w:b/>
          <w:sz w:val="24"/>
        </w:rPr>
        <w:t>违约责任</w:t>
      </w:r>
    </w:p>
    <w:p w14:paraId="07240281" w14:textId="77777777" w:rsidR="001C0629" w:rsidRDefault="00031510">
      <w:pPr>
        <w:pStyle w:val="af9"/>
        <w:numPr>
          <w:ilvl w:val="0"/>
          <w:numId w:val="62"/>
        </w:numPr>
        <w:adjustRightInd w:val="0"/>
        <w:snapToGrid w:val="0"/>
        <w:spacing w:line="360" w:lineRule="auto"/>
        <w:ind w:leftChars="-201" w:left="-422" w:firstLineChars="0" w:firstLine="706"/>
        <w:rPr>
          <w:rFonts w:ascii="宋体" w:hAnsi="宋体"/>
          <w:sz w:val="24"/>
        </w:rPr>
      </w:pPr>
      <w:r>
        <w:rPr>
          <w:rFonts w:ascii="宋体" w:hAnsi="宋体" w:hint="eastAsia"/>
          <w:sz w:val="24"/>
        </w:rPr>
        <w:t>乙方</w:t>
      </w:r>
      <w:r>
        <w:rPr>
          <w:rFonts w:ascii="宋体" w:hAnsi="宋体"/>
          <w:sz w:val="24"/>
        </w:rPr>
        <w:t>在违反本协议的情况下，承担如下违约责任：</w:t>
      </w:r>
      <w:r>
        <w:rPr>
          <w:rFonts w:ascii="宋体" w:hAnsi="宋体" w:hint="eastAsia"/>
          <w:sz w:val="24"/>
        </w:rPr>
        <w:t>乙方须按主合同总金额的</w:t>
      </w:r>
      <w:r>
        <w:rPr>
          <w:rFonts w:ascii="宋体" w:hAnsi="宋体" w:hint="eastAsia"/>
          <w:sz w:val="24"/>
        </w:rPr>
        <w:t>2</w:t>
      </w:r>
      <w:r>
        <w:rPr>
          <w:rFonts w:ascii="宋体" w:hAnsi="宋体"/>
          <w:sz w:val="24"/>
        </w:rPr>
        <w:t>0</w:t>
      </w:r>
      <w:r>
        <w:rPr>
          <w:rFonts w:ascii="宋体" w:hAnsi="宋体" w:hint="eastAsia"/>
          <w:sz w:val="24"/>
        </w:rPr>
        <w:t>%</w:t>
      </w:r>
      <w:r>
        <w:rPr>
          <w:rFonts w:ascii="宋体" w:hAnsi="宋体" w:hint="eastAsia"/>
          <w:sz w:val="24"/>
        </w:rPr>
        <w:t>支付违约金，如违约金不足以弥补甲方损失，乙方还应赔偿甲方</w:t>
      </w:r>
      <w:r>
        <w:rPr>
          <w:rFonts w:ascii="宋体" w:hAnsi="宋体"/>
          <w:sz w:val="24"/>
        </w:rPr>
        <w:t>损失，此项损失除了包括</w:t>
      </w:r>
      <w:r>
        <w:rPr>
          <w:rFonts w:ascii="宋体" w:hAnsi="宋体" w:hint="eastAsia"/>
          <w:sz w:val="24"/>
        </w:rPr>
        <w:t>甲方</w:t>
      </w:r>
      <w:r>
        <w:rPr>
          <w:rFonts w:ascii="宋体" w:hAnsi="宋体"/>
          <w:sz w:val="24"/>
        </w:rPr>
        <w:t>因违约行为所造成的可确认的各种损失以外，还包括</w:t>
      </w:r>
      <w:r>
        <w:rPr>
          <w:rFonts w:ascii="宋体" w:hAnsi="宋体" w:hint="eastAsia"/>
          <w:sz w:val="24"/>
        </w:rPr>
        <w:t>甲方</w:t>
      </w:r>
      <w:r>
        <w:rPr>
          <w:rFonts w:ascii="宋体" w:hAnsi="宋体"/>
          <w:sz w:val="24"/>
        </w:rPr>
        <w:t>为调查处理违约行为而发生的律师费用等各种合理支出。</w:t>
      </w:r>
    </w:p>
    <w:p w14:paraId="0B80B48E" w14:textId="468B494D" w:rsidR="001C0629" w:rsidRDefault="00031510">
      <w:pPr>
        <w:pStyle w:val="af9"/>
        <w:numPr>
          <w:ilvl w:val="0"/>
          <w:numId w:val="62"/>
        </w:numPr>
        <w:adjustRightInd w:val="0"/>
        <w:snapToGrid w:val="0"/>
        <w:spacing w:line="360" w:lineRule="auto"/>
        <w:ind w:leftChars="-201" w:left="-422" w:firstLineChars="0" w:firstLine="706"/>
        <w:rPr>
          <w:rFonts w:ascii="宋体" w:hAnsi="宋体"/>
          <w:sz w:val="24"/>
        </w:rPr>
      </w:pPr>
      <w:r>
        <w:rPr>
          <w:rFonts w:ascii="宋体" w:hAnsi="宋体"/>
          <w:sz w:val="24"/>
        </w:rPr>
        <w:t>本协议</w:t>
      </w:r>
      <w:r>
        <w:rPr>
          <w:rFonts w:ascii="宋体" w:hAnsi="宋体" w:hint="eastAsia"/>
          <w:sz w:val="24"/>
        </w:rPr>
        <w:t>第二条</w:t>
      </w:r>
      <w:bookmarkStart w:id="417" w:name="_GoBack"/>
      <w:bookmarkEnd w:id="417"/>
      <w:del w:id="418" w:author="曲薇" w:date="2025-11-04T13:16:00Z">
        <w:r w:rsidDel="004E312E">
          <w:rPr>
            <w:rFonts w:ascii="宋体" w:hAnsi="宋体" w:hint="eastAsia"/>
            <w:sz w:val="24"/>
          </w:rPr>
          <w:delText>第</w:delText>
        </w:r>
        <w:r w:rsidDel="004E312E">
          <w:rPr>
            <w:rFonts w:ascii="宋体" w:hAnsi="宋体"/>
            <w:sz w:val="24"/>
          </w:rPr>
          <w:delText>（</w:delText>
        </w:r>
        <w:r w:rsidDel="004E312E">
          <w:rPr>
            <w:rFonts w:ascii="宋体" w:hAnsi="宋体" w:hint="eastAsia"/>
            <w:sz w:val="24"/>
          </w:rPr>
          <w:delText>二</w:delText>
        </w:r>
        <w:r w:rsidDel="004E312E">
          <w:rPr>
            <w:rFonts w:ascii="宋体" w:hAnsi="宋体"/>
            <w:sz w:val="24"/>
          </w:rPr>
          <w:delText>）</w:delText>
        </w:r>
        <w:r w:rsidDel="004E312E">
          <w:rPr>
            <w:rFonts w:ascii="宋体" w:hAnsi="宋体" w:hint="eastAsia"/>
            <w:sz w:val="24"/>
          </w:rPr>
          <w:delText>款</w:delText>
        </w:r>
      </w:del>
      <w:r>
        <w:rPr>
          <w:rFonts w:ascii="宋体" w:hAnsi="宋体"/>
          <w:sz w:val="24"/>
        </w:rPr>
        <w:t>中有关</w:t>
      </w:r>
      <w:r>
        <w:rPr>
          <w:rFonts w:ascii="宋体" w:hAnsi="宋体" w:hint="eastAsia"/>
          <w:sz w:val="24"/>
        </w:rPr>
        <w:t>乙方</w:t>
      </w:r>
      <w:r>
        <w:rPr>
          <w:rFonts w:ascii="宋体" w:hAnsi="宋体"/>
          <w:sz w:val="24"/>
        </w:rPr>
        <w:t>之相关机构、人员违反本协议的行为将被视为该行为机构或人员与</w:t>
      </w:r>
      <w:r>
        <w:rPr>
          <w:rFonts w:ascii="宋体" w:hAnsi="宋体" w:hint="eastAsia"/>
          <w:sz w:val="24"/>
        </w:rPr>
        <w:t>乙方</w:t>
      </w:r>
      <w:r>
        <w:rPr>
          <w:rFonts w:ascii="宋体" w:hAnsi="宋体"/>
          <w:sz w:val="24"/>
        </w:rPr>
        <w:t>共同实施的违约行为，由该行为机构或人员与</w:t>
      </w:r>
      <w:r>
        <w:rPr>
          <w:rFonts w:ascii="宋体" w:hAnsi="宋体" w:hint="eastAsia"/>
          <w:sz w:val="24"/>
        </w:rPr>
        <w:t>乙方</w:t>
      </w:r>
      <w:r>
        <w:rPr>
          <w:rFonts w:ascii="宋体" w:hAnsi="宋体"/>
          <w:sz w:val="24"/>
        </w:rPr>
        <w:t>对信息拥有人按照前款约定连带承担违约责任，且此项责任不因违约机构或个人与</w:t>
      </w:r>
      <w:r>
        <w:rPr>
          <w:rFonts w:ascii="宋体" w:hAnsi="宋体" w:hint="eastAsia"/>
          <w:sz w:val="24"/>
        </w:rPr>
        <w:t>乙方</w:t>
      </w:r>
      <w:r>
        <w:rPr>
          <w:rFonts w:ascii="宋体" w:hAnsi="宋体"/>
          <w:sz w:val="24"/>
        </w:rPr>
        <w:t>之间的法律关系有任何变化而被免除。</w:t>
      </w:r>
    </w:p>
    <w:p w14:paraId="639B6D12" w14:textId="77777777" w:rsidR="001C0629" w:rsidRDefault="00031510">
      <w:pPr>
        <w:pStyle w:val="af9"/>
        <w:numPr>
          <w:ilvl w:val="0"/>
          <w:numId w:val="62"/>
        </w:numPr>
        <w:adjustRightInd w:val="0"/>
        <w:snapToGrid w:val="0"/>
        <w:spacing w:line="360" w:lineRule="auto"/>
        <w:ind w:leftChars="-201" w:left="-422" w:firstLineChars="0" w:firstLine="706"/>
        <w:rPr>
          <w:rFonts w:ascii="宋体" w:hAnsi="宋体"/>
          <w:sz w:val="24"/>
        </w:rPr>
      </w:pPr>
      <w:r>
        <w:rPr>
          <w:rFonts w:ascii="宋体" w:hAnsi="宋体"/>
          <w:sz w:val="24"/>
        </w:rPr>
        <w:t>对于任何第三方从</w:t>
      </w:r>
      <w:r>
        <w:rPr>
          <w:rFonts w:ascii="宋体" w:hAnsi="宋体" w:hint="eastAsia"/>
          <w:sz w:val="24"/>
        </w:rPr>
        <w:t>乙方</w:t>
      </w:r>
      <w:r>
        <w:rPr>
          <w:rFonts w:ascii="宋体" w:hAnsi="宋体"/>
          <w:sz w:val="24"/>
        </w:rPr>
        <w:t>获取保密信息后造成的泄密行为，</w:t>
      </w:r>
      <w:r>
        <w:rPr>
          <w:rFonts w:ascii="宋体" w:hAnsi="宋体" w:hint="eastAsia"/>
          <w:sz w:val="24"/>
        </w:rPr>
        <w:t>乙方</w:t>
      </w:r>
      <w:r>
        <w:rPr>
          <w:rFonts w:ascii="宋体" w:hAnsi="宋体"/>
          <w:sz w:val="24"/>
        </w:rPr>
        <w:t>与该泄密方按照</w:t>
      </w:r>
      <w:r>
        <w:rPr>
          <w:rFonts w:ascii="宋体" w:hAnsi="宋体" w:hint="eastAsia"/>
          <w:sz w:val="24"/>
        </w:rPr>
        <w:t>第六条第</w:t>
      </w:r>
      <w:r>
        <w:rPr>
          <w:rFonts w:ascii="宋体" w:hAnsi="宋体"/>
          <w:sz w:val="24"/>
        </w:rPr>
        <w:t>（</w:t>
      </w:r>
      <w:r>
        <w:rPr>
          <w:rFonts w:ascii="宋体" w:hAnsi="宋体" w:hint="eastAsia"/>
          <w:sz w:val="24"/>
        </w:rPr>
        <w:t>一</w:t>
      </w:r>
      <w:r>
        <w:rPr>
          <w:rFonts w:ascii="宋体" w:hAnsi="宋体"/>
          <w:sz w:val="24"/>
        </w:rPr>
        <w:t>）</w:t>
      </w:r>
      <w:proofErr w:type="gramStart"/>
      <w:r>
        <w:rPr>
          <w:rFonts w:ascii="宋体" w:hAnsi="宋体"/>
          <w:sz w:val="24"/>
        </w:rPr>
        <w:t>款承担</w:t>
      </w:r>
      <w:proofErr w:type="gramEnd"/>
      <w:r>
        <w:rPr>
          <w:rFonts w:ascii="宋体" w:hAnsi="宋体"/>
          <w:sz w:val="24"/>
        </w:rPr>
        <w:t>连带违约责任。</w:t>
      </w:r>
      <w:r>
        <w:rPr>
          <w:rFonts w:ascii="宋体" w:hAnsi="宋体" w:hint="eastAsia"/>
          <w:sz w:val="24"/>
        </w:rPr>
        <w:t>乙方</w:t>
      </w:r>
      <w:r>
        <w:rPr>
          <w:rFonts w:ascii="宋体" w:hAnsi="宋体"/>
          <w:sz w:val="24"/>
        </w:rPr>
        <w:t>在能</w:t>
      </w:r>
      <w:r>
        <w:rPr>
          <w:rFonts w:ascii="宋体" w:hAnsi="宋体" w:hint="eastAsia"/>
          <w:sz w:val="24"/>
        </w:rPr>
        <w:t>出具书面证据</w:t>
      </w:r>
      <w:r>
        <w:rPr>
          <w:rFonts w:ascii="宋体" w:hAnsi="宋体"/>
          <w:sz w:val="24"/>
        </w:rPr>
        <w:t>证明其向泄密方直接或间接传播保密信息是基于本协议双方合作需要、且已明确要求接受信息的对方承担本协议约定保密义务的情况下，可以免除其违约责任。</w:t>
      </w:r>
    </w:p>
    <w:p w14:paraId="5CB4424D" w14:textId="77777777" w:rsidR="001C0629" w:rsidRDefault="00031510">
      <w:pPr>
        <w:pStyle w:val="af9"/>
        <w:numPr>
          <w:ilvl w:val="0"/>
          <w:numId w:val="51"/>
        </w:numPr>
        <w:tabs>
          <w:tab w:val="left" w:pos="709"/>
        </w:tabs>
        <w:adjustRightInd w:val="0"/>
        <w:snapToGrid w:val="0"/>
        <w:spacing w:line="360" w:lineRule="auto"/>
        <w:ind w:left="426" w:firstLineChars="0" w:hanging="426"/>
        <w:rPr>
          <w:rFonts w:ascii="宋体" w:hAnsi="宋体"/>
          <w:b/>
          <w:spacing w:val="-10"/>
          <w:sz w:val="24"/>
        </w:rPr>
      </w:pPr>
      <w:r>
        <w:rPr>
          <w:rFonts w:ascii="宋体" w:hAnsi="宋体" w:hint="eastAsia"/>
          <w:b/>
          <w:sz w:val="24"/>
        </w:rPr>
        <w:t>其他</w:t>
      </w:r>
    </w:p>
    <w:p w14:paraId="0A6059FE" w14:textId="77777777" w:rsidR="001C0629" w:rsidRDefault="00031510">
      <w:pPr>
        <w:pStyle w:val="af9"/>
        <w:numPr>
          <w:ilvl w:val="0"/>
          <w:numId w:val="63"/>
        </w:numPr>
        <w:adjustRightInd w:val="0"/>
        <w:snapToGrid w:val="0"/>
        <w:spacing w:line="360" w:lineRule="auto"/>
        <w:ind w:leftChars="-201" w:left="-422" w:firstLineChars="0" w:firstLine="706"/>
        <w:rPr>
          <w:rFonts w:ascii="宋体" w:hAnsi="宋体"/>
          <w:spacing w:val="-10"/>
          <w:sz w:val="24"/>
        </w:rPr>
      </w:pPr>
      <w:r>
        <w:rPr>
          <w:rFonts w:ascii="宋体" w:hAnsi="宋体" w:hint="eastAsia"/>
          <w:spacing w:val="-10"/>
          <w:sz w:val="24"/>
        </w:rPr>
        <w:t>未尽事宜双方协商解决，经协商达成的补充协议为本协议不可分割的一部分，与本协议有同等法律效力。</w:t>
      </w:r>
    </w:p>
    <w:p w14:paraId="2D692CD5" w14:textId="77777777" w:rsidR="001C0629" w:rsidRDefault="00031510">
      <w:pPr>
        <w:pStyle w:val="af9"/>
        <w:numPr>
          <w:ilvl w:val="0"/>
          <w:numId w:val="63"/>
        </w:numPr>
        <w:adjustRightInd w:val="0"/>
        <w:snapToGrid w:val="0"/>
        <w:spacing w:line="360" w:lineRule="auto"/>
        <w:ind w:leftChars="-201" w:left="-422" w:firstLineChars="0" w:firstLine="706"/>
        <w:rPr>
          <w:rFonts w:ascii="宋体" w:hAnsi="宋体"/>
          <w:spacing w:val="-10"/>
          <w:sz w:val="24"/>
        </w:rPr>
      </w:pPr>
      <w:r>
        <w:rPr>
          <w:rFonts w:ascii="宋体" w:hAnsi="宋体"/>
          <w:sz w:val="24"/>
        </w:rPr>
        <w:t>本协议是双方关于保密义务的最终协议，</w:t>
      </w:r>
      <w:r>
        <w:rPr>
          <w:rFonts w:ascii="宋体" w:hAnsi="宋体"/>
          <w:sz w:val="24"/>
        </w:rPr>
        <w:t>取代此前双方所有口头或书面协议。</w:t>
      </w:r>
    </w:p>
    <w:p w14:paraId="36E9ACC3" w14:textId="77777777" w:rsidR="001C0629" w:rsidRDefault="00031510">
      <w:pPr>
        <w:pStyle w:val="af9"/>
        <w:numPr>
          <w:ilvl w:val="0"/>
          <w:numId w:val="63"/>
        </w:numPr>
        <w:adjustRightInd w:val="0"/>
        <w:snapToGrid w:val="0"/>
        <w:spacing w:line="360" w:lineRule="auto"/>
        <w:ind w:leftChars="-201" w:left="-422" w:firstLineChars="0" w:firstLine="706"/>
        <w:rPr>
          <w:rFonts w:ascii="宋体" w:hAnsi="宋体"/>
          <w:spacing w:val="-10"/>
          <w:sz w:val="24"/>
        </w:rPr>
      </w:pPr>
      <w:r>
        <w:rPr>
          <w:rFonts w:ascii="宋体" w:hAnsi="宋体" w:hint="eastAsia"/>
          <w:spacing w:val="-10"/>
          <w:sz w:val="24"/>
        </w:rPr>
        <w:t>凡因本协议引起的或与本协议有关的任何争议，若双方无法协商解决的，应提交甲方所在地人民法院诉讼解决。</w:t>
      </w:r>
    </w:p>
    <w:p w14:paraId="3D959652" w14:textId="77777777" w:rsidR="001C0629" w:rsidRDefault="00031510">
      <w:pPr>
        <w:pStyle w:val="af9"/>
        <w:numPr>
          <w:ilvl w:val="0"/>
          <w:numId w:val="63"/>
        </w:numPr>
        <w:adjustRightInd w:val="0"/>
        <w:snapToGrid w:val="0"/>
        <w:spacing w:line="360" w:lineRule="auto"/>
        <w:ind w:leftChars="-201" w:left="-422" w:firstLineChars="0" w:firstLine="706"/>
        <w:rPr>
          <w:rFonts w:ascii="宋体" w:hAnsi="宋体"/>
          <w:spacing w:val="-10"/>
          <w:sz w:val="24"/>
        </w:rPr>
      </w:pPr>
      <w:r>
        <w:rPr>
          <w:rFonts w:ascii="宋体" w:hAnsi="宋体" w:hint="eastAsia"/>
          <w:spacing w:val="-10"/>
          <w:sz w:val="24"/>
        </w:rPr>
        <w:t>本</w:t>
      </w:r>
      <w:r>
        <w:rPr>
          <w:rFonts w:ascii="宋体" w:hAnsi="宋体" w:hint="eastAsia"/>
          <w:sz w:val="24"/>
        </w:rPr>
        <w:t>协议</w:t>
      </w:r>
      <w:r>
        <w:rPr>
          <w:rFonts w:ascii="宋体" w:hAnsi="宋体" w:hint="eastAsia"/>
          <w:spacing w:val="-10"/>
          <w:sz w:val="24"/>
        </w:rPr>
        <w:t>自主合同《</w:t>
      </w:r>
      <w:commentRangeStart w:id="419"/>
      <w:r>
        <w:rPr>
          <w:rFonts w:ascii="宋体" w:hAnsi="宋体" w:hint="eastAsia"/>
          <w:spacing w:val="-10"/>
          <w:sz w:val="24"/>
        </w:rPr>
        <w:t xml:space="preserve"> </w:t>
      </w:r>
      <w:r>
        <w:rPr>
          <w:rFonts w:ascii="宋体" w:hAnsi="宋体"/>
          <w:spacing w:val="-10"/>
          <w:sz w:val="24"/>
        </w:rPr>
        <w:t xml:space="preserve">   </w:t>
      </w:r>
      <w:r>
        <w:rPr>
          <w:rFonts w:ascii="宋体" w:hAnsi="宋体" w:hint="eastAsia"/>
          <w:spacing w:val="-10"/>
          <w:sz w:val="24"/>
        </w:rPr>
        <w:t>XX</w:t>
      </w:r>
      <w:r>
        <w:rPr>
          <w:rFonts w:ascii="宋体" w:hAnsi="宋体" w:hint="eastAsia"/>
          <w:spacing w:val="-10"/>
          <w:sz w:val="24"/>
        </w:rPr>
        <w:t>项目合同</w:t>
      </w:r>
      <w:commentRangeEnd w:id="419"/>
      <w:r>
        <w:rPr>
          <w:rStyle w:val="af7"/>
          <w:rFonts w:ascii="宋体" w:hAnsi="宋体"/>
          <w:sz w:val="24"/>
          <w:szCs w:val="24"/>
        </w:rPr>
        <w:commentReference w:id="419"/>
      </w:r>
      <w:r>
        <w:rPr>
          <w:rFonts w:ascii="宋体" w:hAnsi="宋体" w:hint="eastAsia"/>
          <w:spacing w:val="-10"/>
          <w:sz w:val="24"/>
        </w:rPr>
        <w:t>》生效后生效，对双方及其继受者均具有约束力；如有任何保密信息披露于本协议签署之前，则本协议效力应当</w:t>
      </w:r>
      <w:proofErr w:type="gramStart"/>
      <w:r>
        <w:rPr>
          <w:rFonts w:ascii="宋体" w:hAnsi="宋体" w:hint="eastAsia"/>
          <w:spacing w:val="-10"/>
          <w:sz w:val="24"/>
        </w:rPr>
        <w:t>溯</w:t>
      </w:r>
      <w:proofErr w:type="gramEnd"/>
      <w:r>
        <w:rPr>
          <w:rFonts w:ascii="宋体" w:hAnsi="宋体" w:hint="eastAsia"/>
          <w:spacing w:val="-10"/>
          <w:sz w:val="24"/>
        </w:rPr>
        <w:t>及于该等保密信息首次披露之日。</w:t>
      </w:r>
    </w:p>
    <w:p w14:paraId="64783A56" w14:textId="77777777" w:rsidR="001C0629" w:rsidRDefault="001C0629">
      <w:pPr>
        <w:spacing w:line="360" w:lineRule="auto"/>
        <w:ind w:firstLineChars="200" w:firstLine="440"/>
        <w:rPr>
          <w:rFonts w:ascii="宋体" w:hAnsi="宋体"/>
          <w:spacing w:val="-10"/>
          <w:sz w:val="24"/>
        </w:rPr>
      </w:pPr>
    </w:p>
    <w:p w14:paraId="7362E9AE" w14:textId="77777777" w:rsidR="001C0629" w:rsidRDefault="001C0629">
      <w:pPr>
        <w:spacing w:line="360" w:lineRule="auto"/>
        <w:ind w:firstLineChars="200" w:firstLine="440"/>
        <w:rPr>
          <w:rFonts w:ascii="宋体" w:hAnsi="宋体"/>
          <w:spacing w:val="-10"/>
          <w:sz w:val="24"/>
        </w:rPr>
      </w:pPr>
    </w:p>
    <w:p w14:paraId="34AB9C64" w14:textId="77777777" w:rsidR="001C0629" w:rsidRDefault="00031510">
      <w:pPr>
        <w:adjustRightInd w:val="0"/>
        <w:snapToGrid w:val="0"/>
        <w:spacing w:line="360" w:lineRule="auto"/>
        <w:rPr>
          <w:rFonts w:ascii="宋体" w:hAnsi="宋体"/>
          <w:spacing w:val="-10"/>
          <w:sz w:val="24"/>
        </w:rPr>
      </w:pPr>
      <w:r>
        <w:rPr>
          <w:rFonts w:ascii="宋体" w:hAnsi="宋体" w:hint="eastAsia"/>
          <w:spacing w:val="-10"/>
          <w:sz w:val="24"/>
        </w:rPr>
        <w:t>甲方：【</w:t>
      </w:r>
      <w:hyperlink r:id="rId37" w:history="1">
        <w:r>
          <w:rPr>
            <w:rStyle w:val="af6"/>
            <w:rFonts w:ascii="宋体" w:hAnsi="宋体" w:hint="eastAsia"/>
            <w:spacing w:val="-10"/>
            <w:sz w:val="24"/>
          </w:rPr>
          <w:t>${</w:t>
        </w:r>
        <w:r>
          <w:rPr>
            <w:rStyle w:val="af6"/>
            <w:rFonts w:ascii="宋体" w:hAnsi="宋体" w:hint="eastAsia"/>
            <w:spacing w:val="-10"/>
            <w:sz w:val="24"/>
          </w:rPr>
          <w:t>甲方</w:t>
        </w:r>
        <w:r>
          <w:rPr>
            <w:rStyle w:val="af6"/>
            <w:rFonts w:ascii="宋体" w:hAnsi="宋体" w:hint="eastAsia"/>
            <w:spacing w:val="-10"/>
            <w:sz w:val="24"/>
          </w:rPr>
          <w:t>-</w:t>
        </w:r>
        <w:r>
          <w:rPr>
            <w:rStyle w:val="af6"/>
            <w:rFonts w:ascii="宋体" w:hAnsi="宋体" w:hint="eastAsia"/>
            <w:spacing w:val="-10"/>
            <w:sz w:val="24"/>
          </w:rPr>
          <w:t>交易方名称</w:t>
        </w:r>
        <w:r>
          <w:rPr>
            <w:rStyle w:val="af6"/>
            <w:rFonts w:ascii="宋体" w:hAnsi="宋体" w:hint="eastAsia"/>
            <w:spacing w:val="-10"/>
            <w:sz w:val="24"/>
          </w:rPr>
          <w:t>}</w:t>
        </w:r>
      </w:hyperlink>
      <w:r>
        <w:rPr>
          <w:rFonts w:ascii="宋体" w:hAnsi="宋体" w:hint="eastAsia"/>
          <w:spacing w:val="-10"/>
          <w:sz w:val="24"/>
        </w:rPr>
        <w:t>】</w:t>
      </w:r>
      <w:r>
        <w:rPr>
          <w:rFonts w:ascii="宋体" w:hAnsi="宋体" w:hint="eastAsia"/>
          <w:spacing w:val="-10"/>
          <w:sz w:val="24"/>
        </w:rPr>
        <w:t xml:space="preserve"> </w:t>
      </w:r>
      <w:r>
        <w:rPr>
          <w:rFonts w:ascii="宋体" w:hAnsi="宋体"/>
          <w:spacing w:val="-10"/>
          <w:sz w:val="24"/>
        </w:rPr>
        <w:t xml:space="preserve">                     </w:t>
      </w:r>
      <w:r>
        <w:rPr>
          <w:rFonts w:ascii="宋体" w:hAnsi="宋体" w:hint="eastAsia"/>
          <w:spacing w:val="-10"/>
          <w:sz w:val="24"/>
        </w:rPr>
        <w:t>乙方：【</w:t>
      </w:r>
      <w:hyperlink r:id="rId38" w:history="1">
        <w:r>
          <w:rPr>
            <w:rStyle w:val="af6"/>
            <w:rFonts w:ascii="宋体" w:hAnsi="宋体" w:hint="eastAsia"/>
            <w:spacing w:val="-10"/>
            <w:sz w:val="24"/>
          </w:rPr>
          <w:t>${</w:t>
        </w:r>
        <w:r>
          <w:rPr>
            <w:rStyle w:val="af6"/>
            <w:rFonts w:ascii="宋体" w:hAnsi="宋体" w:hint="eastAsia"/>
            <w:spacing w:val="-10"/>
            <w:sz w:val="24"/>
          </w:rPr>
          <w:t>乙方</w:t>
        </w:r>
        <w:r>
          <w:rPr>
            <w:rStyle w:val="af6"/>
            <w:rFonts w:ascii="宋体" w:hAnsi="宋体" w:hint="eastAsia"/>
            <w:spacing w:val="-10"/>
            <w:sz w:val="24"/>
          </w:rPr>
          <w:t>-</w:t>
        </w:r>
        <w:r>
          <w:rPr>
            <w:rStyle w:val="af6"/>
            <w:rFonts w:ascii="宋体" w:hAnsi="宋体" w:hint="eastAsia"/>
            <w:spacing w:val="-10"/>
            <w:sz w:val="24"/>
          </w:rPr>
          <w:t>交易方名称</w:t>
        </w:r>
        <w:r>
          <w:rPr>
            <w:rStyle w:val="af6"/>
            <w:rFonts w:ascii="宋体" w:hAnsi="宋体" w:hint="eastAsia"/>
            <w:spacing w:val="-10"/>
            <w:sz w:val="24"/>
          </w:rPr>
          <w:t>}</w:t>
        </w:r>
      </w:hyperlink>
      <w:r>
        <w:rPr>
          <w:rFonts w:ascii="宋体" w:hAnsi="宋体" w:hint="eastAsia"/>
          <w:spacing w:val="-10"/>
          <w:sz w:val="24"/>
        </w:rPr>
        <w:t>】</w:t>
      </w:r>
    </w:p>
    <w:p w14:paraId="369B7CA0" w14:textId="77777777" w:rsidR="001C0629" w:rsidRDefault="00031510">
      <w:pPr>
        <w:adjustRightInd w:val="0"/>
        <w:snapToGrid w:val="0"/>
        <w:spacing w:line="360" w:lineRule="auto"/>
        <w:rPr>
          <w:rFonts w:ascii="宋体" w:hAnsi="宋体"/>
          <w:spacing w:val="-10"/>
          <w:sz w:val="24"/>
        </w:rPr>
      </w:pPr>
      <w:r>
        <w:rPr>
          <w:rFonts w:ascii="宋体" w:hAnsi="宋体" w:hint="eastAsia"/>
          <w:spacing w:val="-10"/>
          <w:sz w:val="24"/>
        </w:rPr>
        <w:t>法定代表人或授权委托人：</w:t>
      </w:r>
      <w:r>
        <w:rPr>
          <w:rFonts w:ascii="宋体" w:hAnsi="宋体" w:hint="eastAsia"/>
          <w:spacing w:val="-10"/>
          <w:sz w:val="24"/>
        </w:rPr>
        <w:t xml:space="preserve"> </w:t>
      </w:r>
      <w:r>
        <w:rPr>
          <w:rFonts w:ascii="宋体" w:hAnsi="宋体"/>
          <w:spacing w:val="-10"/>
          <w:sz w:val="24"/>
        </w:rPr>
        <w:t xml:space="preserve">                        </w:t>
      </w:r>
      <w:r>
        <w:rPr>
          <w:rFonts w:ascii="宋体" w:hAnsi="宋体" w:hint="eastAsia"/>
          <w:spacing w:val="-10"/>
          <w:sz w:val="24"/>
        </w:rPr>
        <w:t>法定代表人或授权委托人：</w:t>
      </w:r>
    </w:p>
    <w:p w14:paraId="0608C6DE" w14:textId="77777777" w:rsidR="001C0629" w:rsidRDefault="00031510">
      <w:pPr>
        <w:adjustRightInd w:val="0"/>
        <w:snapToGrid w:val="0"/>
        <w:spacing w:line="360" w:lineRule="auto"/>
        <w:rPr>
          <w:rFonts w:ascii="宋体" w:hAnsi="宋体"/>
          <w:spacing w:val="-10"/>
          <w:sz w:val="24"/>
        </w:rPr>
      </w:pPr>
      <w:r>
        <w:rPr>
          <w:rFonts w:ascii="宋体" w:hAnsi="宋体" w:hint="eastAsia"/>
          <w:spacing w:val="-10"/>
          <w:sz w:val="24"/>
        </w:rPr>
        <w:t>日期：</w:t>
      </w:r>
      <w:r>
        <w:rPr>
          <w:rFonts w:ascii="宋体" w:hAnsi="宋体" w:hint="eastAsia"/>
          <w:spacing w:val="-10"/>
          <w:sz w:val="24"/>
        </w:rPr>
        <w:t xml:space="preserve"> </w:t>
      </w:r>
      <w:r>
        <w:rPr>
          <w:rFonts w:ascii="宋体" w:hAnsi="宋体"/>
          <w:spacing w:val="-10"/>
          <w:sz w:val="24"/>
        </w:rPr>
        <w:t xml:space="preserve">                                            </w:t>
      </w:r>
      <w:r>
        <w:rPr>
          <w:rFonts w:ascii="宋体" w:hAnsi="宋体" w:hint="eastAsia"/>
          <w:spacing w:val="-10"/>
          <w:sz w:val="24"/>
        </w:rPr>
        <w:t>日期：</w:t>
      </w:r>
    </w:p>
    <w:p w14:paraId="19C1E3BB" w14:textId="77777777" w:rsidR="001C0629" w:rsidRDefault="001C0629">
      <w:pPr>
        <w:spacing w:line="0" w:lineRule="atLeast"/>
        <w:ind w:firstLineChars="200" w:firstLine="400"/>
        <w:rPr>
          <w:rFonts w:ascii="宋体" w:hAnsi="宋体"/>
          <w:spacing w:val="-10"/>
          <w:sz w:val="22"/>
          <w:szCs w:val="22"/>
        </w:rPr>
      </w:pPr>
    </w:p>
    <w:p w14:paraId="3E4A2F70" w14:textId="77777777" w:rsidR="001C0629" w:rsidRDefault="001C0629">
      <w:pPr>
        <w:spacing w:line="0" w:lineRule="atLeast"/>
        <w:ind w:firstLineChars="200" w:firstLine="400"/>
        <w:rPr>
          <w:rFonts w:ascii="宋体" w:hAnsi="宋体"/>
          <w:spacing w:val="-10"/>
          <w:sz w:val="22"/>
          <w:szCs w:val="22"/>
        </w:rPr>
      </w:pPr>
    </w:p>
    <w:p w14:paraId="3F0A9F7F" w14:textId="77777777" w:rsidR="001C0629" w:rsidRDefault="001C0629">
      <w:pPr>
        <w:jc w:val="left"/>
      </w:pPr>
    </w:p>
    <w:sectPr w:rsidR="001C0629">
      <w:headerReference w:type="default" r:id="rId39"/>
      <w:footerReference w:type="even" r:id="rId40"/>
      <w:footerReference w:type="default" r:id="rId41"/>
      <w:footnotePr>
        <w:numFmt w:val="decimalEnclosedCircleChinese"/>
        <w:numRestart w:val="eachPage"/>
      </w:footnotePr>
      <w:pgSz w:w="11906" w:h="16838"/>
      <w:pgMar w:top="1440" w:right="991" w:bottom="1440" w:left="1134" w:header="851" w:footer="992"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李雨琦_法务部" w:date="2022-11-30T11:30:00Z" w:initials="李雨琦">
    <w:p w14:paraId="38FCCB6F" w14:textId="77777777" w:rsidR="001C0629" w:rsidRDefault="00031510">
      <w:pPr>
        <w:pStyle w:val="a5"/>
      </w:pPr>
      <w:r>
        <w:rPr>
          <w:rFonts w:hint="eastAsia"/>
        </w:rPr>
        <w:t>附件内容根据需求删除后需更新目录。目录可点击后选择更新目录即可选择更新整个目录进行自动更新。</w:t>
      </w:r>
    </w:p>
  </w:comment>
  <w:comment w:id="2" w:author="胡雪萌" w:date="2023-12-19T14:54:00Z" w:initials="胡雪萌">
    <w:p w14:paraId="554340B9" w14:textId="77777777" w:rsidR="001C0629" w:rsidRDefault="00031510">
      <w:pPr>
        <w:pStyle w:val="a5"/>
      </w:pPr>
      <w:r>
        <w:rPr>
          <w:rFonts w:hint="eastAsia"/>
        </w:rPr>
        <w:t>我方为甲方</w:t>
      </w:r>
    </w:p>
  </w:comment>
  <w:comment w:id="3" w:author="曲薇" w:date="2025-11-04T11:18:00Z" w:initials="曲薇">
    <w:p w14:paraId="452AEDB7" w14:textId="32581508" w:rsidR="0053066C" w:rsidRDefault="0053066C">
      <w:pPr>
        <w:pStyle w:val="a5"/>
      </w:pPr>
      <w:r>
        <w:rPr>
          <w:rStyle w:val="af7"/>
        </w:rPr>
        <w:annotationRef/>
      </w:r>
      <w:r>
        <w:rPr>
          <w:rFonts w:hint="eastAsia"/>
        </w:rPr>
        <w:t>配置时需与表单联动</w:t>
      </w:r>
    </w:p>
  </w:comment>
  <w:comment w:id="8" w:author="曲薇" w:date="2025-11-04T11:19:00Z" w:initials="曲薇">
    <w:p w14:paraId="45F85296" w14:textId="210FC04E" w:rsidR="0053066C" w:rsidRDefault="0053066C">
      <w:pPr>
        <w:pStyle w:val="a5"/>
      </w:pPr>
      <w:r>
        <w:rPr>
          <w:rStyle w:val="af7"/>
        </w:rPr>
        <w:annotationRef/>
      </w:r>
      <w:r>
        <w:rPr>
          <w:rFonts w:hint="eastAsia"/>
        </w:rPr>
        <w:t>配置时考虑与工商注册地所在的省市联动</w:t>
      </w:r>
    </w:p>
  </w:comment>
  <w:comment w:id="13" w:author="曲薇" w:date="2025-11-04T11:19:00Z" w:initials="曲薇">
    <w:p w14:paraId="42C76617" w14:textId="4CE256A9" w:rsidR="0053066C" w:rsidRDefault="0053066C">
      <w:pPr>
        <w:pStyle w:val="a5"/>
      </w:pPr>
      <w:r>
        <w:rPr>
          <w:rStyle w:val="af7"/>
        </w:rPr>
        <w:annotationRef/>
      </w:r>
      <w:r>
        <w:rPr>
          <w:rFonts w:hint="eastAsia"/>
        </w:rPr>
        <w:t>配置时需与表单联动</w:t>
      </w:r>
    </w:p>
  </w:comment>
  <w:comment w:id="17" w:author="曲薇" w:date="2025-11-04T11:19:00Z" w:initials="曲薇">
    <w:p w14:paraId="733AF0C6" w14:textId="20F88E1A" w:rsidR="0053066C" w:rsidRDefault="0053066C">
      <w:pPr>
        <w:pStyle w:val="a5"/>
      </w:pPr>
      <w:r>
        <w:rPr>
          <w:rStyle w:val="af7"/>
        </w:rPr>
        <w:annotationRef/>
      </w:r>
      <w:r>
        <w:rPr>
          <w:rFonts w:hint="eastAsia"/>
        </w:rPr>
        <w:t>配置时考虑与工商注册地所在的省市联动</w:t>
      </w:r>
    </w:p>
  </w:comment>
  <w:comment w:id="27" w:author="李雨琦_法务部" w:date="2022-10-12T11:36:00Z" w:initials="李雨琦">
    <w:p w14:paraId="7D7F8938" w14:textId="77777777" w:rsidR="001C0629" w:rsidRDefault="00031510">
      <w:pPr>
        <w:pStyle w:val="a5"/>
      </w:pPr>
      <w:r>
        <w:rPr>
          <w:rFonts w:hint="eastAsia"/>
        </w:rPr>
        <w:t>按实际需求勾选。</w:t>
      </w:r>
    </w:p>
  </w:comment>
  <w:comment w:id="31" w:author="李雨琦_法务部" w:date="2022-10-12T11:37:00Z" w:initials="李雨琦">
    <w:p w14:paraId="1016D5E6" w14:textId="77777777" w:rsidR="001C0629" w:rsidRDefault="00031510">
      <w:pPr>
        <w:pStyle w:val="a5"/>
      </w:pPr>
      <w:r>
        <w:rPr>
          <w:rFonts w:hint="eastAsia"/>
        </w:rPr>
        <w:t>按实际需求勾选。</w:t>
      </w:r>
    </w:p>
  </w:comment>
  <w:comment w:id="32" w:author="李雨琦_法务部" w:date="2022-10-12T10:54:00Z" w:initials="李雨琦">
    <w:p w14:paraId="5718801E" w14:textId="77777777" w:rsidR="001C0629" w:rsidRDefault="00031510">
      <w:pPr>
        <w:pStyle w:val="a5"/>
      </w:pPr>
      <w:r>
        <w:rPr>
          <w:rFonts w:hint="eastAsia"/>
        </w:rPr>
        <w:t>具体服务内容按照实际需求的服务内容进行填写、修改。</w:t>
      </w:r>
    </w:p>
  </w:comment>
  <w:comment w:id="35" w:author="李雨琦_法务部" w:date="2022-11-30T11:12:00Z" w:initials="李雨琦">
    <w:p w14:paraId="61F7D524" w14:textId="77777777" w:rsidR="001C0629" w:rsidRDefault="00031510">
      <w:pPr>
        <w:pStyle w:val="a5"/>
      </w:pPr>
      <w:r>
        <w:rPr>
          <w:rFonts w:hint="eastAsia"/>
        </w:rPr>
        <w:t>附件名称按实际情况调整。</w:t>
      </w:r>
    </w:p>
  </w:comment>
  <w:comment w:id="38" w:author="曲薇" w:date="2025-11-04T11:22:00Z" w:initials="曲薇">
    <w:p w14:paraId="5208943D" w14:textId="0153FC73" w:rsidR="003E6B8C" w:rsidRDefault="003E6B8C">
      <w:pPr>
        <w:pStyle w:val="a5"/>
        <w:rPr>
          <w:rFonts w:hint="eastAsia"/>
        </w:rPr>
      </w:pPr>
      <w:r>
        <w:rPr>
          <w:rStyle w:val="af7"/>
        </w:rPr>
        <w:annotationRef/>
      </w:r>
      <w:r>
        <w:rPr>
          <w:rFonts w:hint="eastAsia"/>
        </w:rPr>
        <w:t>配置时考虑与表单联动，自动计算含税、不含税金额</w:t>
      </w:r>
    </w:p>
  </w:comment>
  <w:comment w:id="41" w:author="李雨琦_法务部" w:date="2023-02-21T14:31:00Z" w:initials="李雨琦">
    <w:p w14:paraId="4C79BFAA" w14:textId="77777777" w:rsidR="001C0629" w:rsidRDefault="00031510">
      <w:pPr>
        <w:pStyle w:val="a5"/>
      </w:pPr>
      <w:r>
        <w:rPr>
          <w:rFonts w:hint="eastAsia"/>
        </w:rPr>
        <w:t>根据财务团队要求，在付款前提供等额发票，凭票付款。</w:t>
      </w:r>
    </w:p>
  </w:comment>
  <w:comment w:id="60" w:author="李雨琦_法务部" w:date="2022-10-12T10:56:00Z" w:initials="李雨琦">
    <w:p w14:paraId="7DFFFE38" w14:textId="77777777" w:rsidR="001C0629" w:rsidRDefault="00031510">
      <w:pPr>
        <w:pStyle w:val="a5"/>
      </w:pPr>
      <w:r>
        <w:rPr>
          <w:rFonts w:hint="eastAsia"/>
        </w:rPr>
        <w:t>是否为银行承兑方式，如不是则删除银行承兑的表述。</w:t>
      </w:r>
    </w:p>
  </w:comment>
  <w:comment w:id="62" w:author="曲薇" w:date="2022-10-21T16:35:00Z" w:initials="曲薇">
    <w:p w14:paraId="34BBA478" w14:textId="77777777" w:rsidR="001C0629" w:rsidRDefault="00031510">
      <w:pPr>
        <w:pStyle w:val="a5"/>
      </w:pPr>
      <w:r>
        <w:rPr>
          <w:rFonts w:hint="eastAsia"/>
        </w:rPr>
        <w:t>是否为银行承兑方式，如不是则删除银行承兑的表述。</w:t>
      </w:r>
    </w:p>
  </w:comment>
  <w:comment w:id="64" w:author="李雨琦_法务部" w:date="2022-10-12T10:57:00Z" w:initials="李雨琦">
    <w:p w14:paraId="67BF9EBA" w14:textId="77777777" w:rsidR="001C0629" w:rsidRDefault="00031510">
      <w:pPr>
        <w:pStyle w:val="a5"/>
      </w:pPr>
      <w:r>
        <w:rPr>
          <w:rFonts w:hint="eastAsia"/>
        </w:rPr>
        <w:t>是否为银行承兑方式，如不是则删除银行承兑的表述。</w:t>
      </w:r>
    </w:p>
  </w:comment>
  <w:comment w:id="68" w:author="徐静静" w:date="2022-07-29T15:28:00Z" w:initials="徐静静">
    <w:p w14:paraId="7BB8A289" w14:textId="77777777" w:rsidR="001C0629" w:rsidRDefault="00031510">
      <w:pPr>
        <w:pStyle w:val="a5"/>
      </w:pPr>
      <w:r>
        <w:rPr>
          <w:rFonts w:hint="eastAsia"/>
        </w:rPr>
        <w:t>如有相应资质要求，请补充提供相应附件。如无可可删除并删除对应附件内容。</w:t>
      </w:r>
    </w:p>
  </w:comment>
  <w:comment w:id="69" w:author="李雨琦_法务部" w:date="2022-10-12T11:38:00Z" w:initials="李雨琦">
    <w:p w14:paraId="75406783" w14:textId="77777777" w:rsidR="001C0629" w:rsidRDefault="00031510">
      <w:pPr>
        <w:pStyle w:val="a5"/>
      </w:pPr>
      <w:r>
        <w:rPr>
          <w:rFonts w:hint="eastAsia"/>
        </w:rPr>
        <w:t>请补充附件</w:t>
      </w:r>
    </w:p>
  </w:comment>
  <w:comment w:id="70" w:author="李雨琦_法务部" w:date="2022-09-22T10:37:00Z" w:initials="李雨琦">
    <w:p w14:paraId="7FFA879C" w14:textId="77777777" w:rsidR="001C0629" w:rsidRDefault="00031510">
      <w:pPr>
        <w:pStyle w:val="a5"/>
      </w:pPr>
      <w:r>
        <w:rPr>
          <w:rFonts w:hint="eastAsia"/>
        </w:rPr>
        <w:t>请确认服务水平</w:t>
      </w:r>
      <w:r>
        <w:rPr>
          <w:rFonts w:hint="eastAsia"/>
        </w:rPr>
        <w:t>要求</w:t>
      </w:r>
      <w:r>
        <w:rPr>
          <w:rFonts w:hint="eastAsia"/>
        </w:rPr>
        <w:t>。</w:t>
      </w:r>
    </w:p>
  </w:comment>
  <w:comment w:id="84" w:author="李雨琦_法务部" w:date="2022-08-16T11:22:00Z" w:initials="李雨琦">
    <w:p w14:paraId="5FC703DE" w14:textId="77777777" w:rsidR="001C0629" w:rsidRDefault="00031510">
      <w:pPr>
        <w:pStyle w:val="a5"/>
      </w:pPr>
      <w:r>
        <w:rPr>
          <w:rFonts w:hint="eastAsia"/>
        </w:rPr>
        <w:t>URS</w:t>
      </w:r>
      <w:r>
        <w:rPr>
          <w:rFonts w:hint="eastAsia"/>
        </w:rPr>
        <w:t>作为合同附件。</w:t>
      </w:r>
    </w:p>
  </w:comment>
  <w:comment w:id="124" w:author="李雨琦_法务部" w:date="2022-10-12T11:38:00Z" w:initials="李雨琦">
    <w:p w14:paraId="42D015A2" w14:textId="77777777" w:rsidR="001C0629" w:rsidRDefault="00031510">
      <w:pPr>
        <w:pStyle w:val="a5"/>
      </w:pPr>
      <w:r>
        <w:rPr>
          <w:rFonts w:hint="eastAsia"/>
        </w:rPr>
        <w:t>请补充附件</w:t>
      </w:r>
    </w:p>
  </w:comment>
  <w:comment w:id="125" w:author="黄威" w:date="2019-12-06T16:40:00Z" w:initials="黄威">
    <w:p w14:paraId="7BFF03B2" w14:textId="77777777" w:rsidR="001C0629" w:rsidRDefault="00031510">
      <w:pPr>
        <w:pStyle w:val="a5"/>
      </w:pPr>
      <w:r>
        <w:rPr>
          <w:rFonts w:hint="eastAsia"/>
        </w:rPr>
        <w:t>建议附件列明</w:t>
      </w:r>
    </w:p>
  </w:comment>
  <w:comment w:id="133" w:author="李雨琦" w:date="2024-04-11T16:20:00Z" w:initials="李雨琦">
    <w:p w14:paraId="43DACA3C" w14:textId="77777777" w:rsidR="001C0629" w:rsidRDefault="00031510">
      <w:pPr>
        <w:pStyle w:val="a5"/>
      </w:pPr>
      <w:bookmarkStart w:id="134" w:name="_T1706201174_521282063916474368"/>
      <w:r>
        <w:t>请注意是否需要提供原厂质保服务。</w:t>
      </w:r>
    </w:p>
    <w:bookmarkEnd w:id="134"/>
  </w:comment>
  <w:comment w:id="140" w:author="李雨琦_法务部" w:date="2022-11-30T11:18:00Z" w:initials="李雨琦">
    <w:p w14:paraId="7F3D2BEC" w14:textId="77777777" w:rsidR="001C0629" w:rsidRDefault="00031510">
      <w:pPr>
        <w:pStyle w:val="a5"/>
      </w:pPr>
      <w:r>
        <w:rPr>
          <w:rFonts w:hint="eastAsia"/>
        </w:rPr>
        <w:t>如有，需补充附件内容。如无则删除相应附件描述。</w:t>
      </w:r>
    </w:p>
  </w:comment>
  <w:comment w:id="152" w:author="李雨琦_法务部" w:date="2022-10-12T11:39:00Z" w:initials="李雨琦">
    <w:p w14:paraId="1E72544F" w14:textId="77777777" w:rsidR="001C0629" w:rsidRDefault="00031510">
      <w:pPr>
        <w:pStyle w:val="a5"/>
      </w:pPr>
      <w:r>
        <w:rPr>
          <w:rFonts w:hint="eastAsia"/>
        </w:rPr>
        <w:t>如有请补充附件．《维保服务说明》与附件《服务等级协议（</w:t>
      </w:r>
      <w:r>
        <w:rPr>
          <w:rFonts w:hint="eastAsia"/>
        </w:rPr>
        <w:t>SLA</w:t>
      </w:r>
      <w:r>
        <w:rPr>
          <w:rFonts w:hint="eastAsia"/>
        </w:rPr>
        <w:t>）</w:t>
      </w:r>
      <w:r>
        <w:rPr>
          <w:rFonts w:hint="eastAsia"/>
        </w:rPr>
        <w:t>》的内容有什么区别？如果内容一致，</w:t>
      </w:r>
      <w:proofErr w:type="gramStart"/>
      <w:r>
        <w:rPr>
          <w:rFonts w:hint="eastAsia"/>
        </w:rPr>
        <w:t>请修改</w:t>
      </w:r>
      <w:proofErr w:type="gramEnd"/>
      <w:r>
        <w:rPr>
          <w:rFonts w:hint="eastAsia"/>
        </w:rPr>
        <w:t>此处附件名称为《</w:t>
      </w:r>
      <w:r>
        <w:t>服务等级协议（</w:t>
      </w:r>
      <w:r>
        <w:t>SLA</w:t>
      </w:r>
      <w:r>
        <w:t>）》</w:t>
      </w:r>
    </w:p>
  </w:comment>
  <w:comment w:id="159" w:author="李雨琦_法务部" w:date="2022-09-22T10:57:00Z" w:initials="李雨琦">
    <w:p w14:paraId="7FA70C54" w14:textId="77777777" w:rsidR="001C0629" w:rsidRDefault="00031510">
      <w:pPr>
        <w:pStyle w:val="a5"/>
      </w:pPr>
      <w:r>
        <w:rPr>
          <w:rFonts w:hint="eastAsia"/>
        </w:rPr>
        <w:t>视项目情况决定是否增加。乙方是否维护系统平台对数据有安全保证义务。</w:t>
      </w:r>
    </w:p>
  </w:comment>
  <w:comment w:id="188" w:author="李雨琦_法务部" w:date="2022-11-30T11:23:00Z" w:initials="李雨琦">
    <w:p w14:paraId="31007562" w14:textId="77777777" w:rsidR="001C0629" w:rsidRDefault="00031510">
      <w:pPr>
        <w:pStyle w:val="a5"/>
      </w:pPr>
      <w:r>
        <w:rPr>
          <w:rFonts w:hint="eastAsia"/>
        </w:rPr>
        <w:t>保密协议为必须保留附件。</w:t>
      </w:r>
    </w:p>
  </w:comment>
  <w:comment w:id="264" w:author="Hansoh Minghui" w:date="2025-10-15T10:55:00Z" w:initials="袁明慧">
    <w:p w14:paraId="054A5F39" w14:textId="77777777" w:rsidR="001C0629" w:rsidRDefault="00031510">
      <w:pPr>
        <w:pStyle w:val="a5"/>
      </w:pPr>
      <w:r>
        <w:rPr>
          <w:rFonts w:hint="eastAsia"/>
        </w:rPr>
        <w:t>请补充我方的通知信息</w:t>
      </w:r>
    </w:p>
  </w:comment>
  <w:comment w:id="298" w:author="李雨琦_法务部" w:date="2022-09-22T11:10:00Z" w:initials="李雨琦">
    <w:p w14:paraId="5DFB9688" w14:textId="77777777" w:rsidR="001C0629" w:rsidRDefault="00031510">
      <w:pPr>
        <w:pStyle w:val="a5"/>
      </w:pPr>
      <w:r>
        <w:rPr>
          <w:rFonts w:hint="eastAsia"/>
        </w:rPr>
        <w:t>根据实际项目需求进行调整修改。</w:t>
      </w:r>
    </w:p>
  </w:comment>
  <w:comment w:id="304" w:author="李雨琦_法务部" w:date="2022-10-12T15:29:00Z" w:initials="李雨琦">
    <w:p w14:paraId="3FAF48FD" w14:textId="77777777" w:rsidR="001C0629" w:rsidRDefault="00031510">
      <w:pPr>
        <w:pStyle w:val="a5"/>
      </w:pPr>
      <w:r>
        <w:rPr>
          <w:rFonts w:hint="eastAsia"/>
        </w:rPr>
        <w:t>根据实际需求情况决定是否需要该附件。</w:t>
      </w:r>
    </w:p>
  </w:comment>
  <w:comment w:id="305" w:author="李雨琦_法务部" w:date="2022-10-12T14:29:00Z" w:initials="李雨琦">
    <w:p w14:paraId="79A4032B" w14:textId="77777777" w:rsidR="001C0629" w:rsidRDefault="00031510">
      <w:pPr>
        <w:pStyle w:val="a5"/>
      </w:pPr>
      <w:r>
        <w:rPr>
          <w:rFonts w:hint="eastAsia"/>
        </w:rPr>
        <w:t>补充项目合同名称</w:t>
      </w:r>
    </w:p>
  </w:comment>
  <w:comment w:id="308" w:author="李雨琦_法务部" w:date="2022-10-12T14:31:00Z" w:initials="李雨琦">
    <w:p w14:paraId="6D7F8220" w14:textId="77777777" w:rsidR="001C0629" w:rsidRDefault="00031510">
      <w:pPr>
        <w:pStyle w:val="a5"/>
      </w:pPr>
      <w:r>
        <w:rPr>
          <w:rFonts w:hint="eastAsia"/>
        </w:rPr>
        <w:t>建议对我司责任义务进行弱化或删除。</w:t>
      </w:r>
    </w:p>
  </w:comment>
  <w:comment w:id="359" w:author="李雨琦_法务部" w:date="2022-10-12T15:10:00Z" w:initials="李雨琦">
    <w:p w14:paraId="241A8F45" w14:textId="77777777" w:rsidR="001C0629" w:rsidRDefault="00031510">
      <w:pPr>
        <w:pStyle w:val="a5"/>
      </w:pPr>
      <w:r>
        <w:rPr>
          <w:rFonts w:hint="eastAsia"/>
        </w:rPr>
        <w:t>请确认谁负责数据文件实际内容等。</w:t>
      </w:r>
    </w:p>
  </w:comment>
  <w:comment w:id="362" w:author="李雨琦_法务部" w:date="2022-10-12T15:12:00Z" w:initials="李雨琦">
    <w:p w14:paraId="7FF70D94" w14:textId="77777777" w:rsidR="001C0629" w:rsidRDefault="00031510">
      <w:pPr>
        <w:pStyle w:val="a5"/>
      </w:pPr>
      <w:r>
        <w:rPr>
          <w:rFonts w:hint="eastAsia"/>
        </w:rPr>
        <w:t>请确认期限。</w:t>
      </w:r>
    </w:p>
  </w:comment>
  <w:comment w:id="371" w:author="李雨琦_法务部" w:date="2022-10-12T15:14:00Z" w:initials="李雨琦">
    <w:p w14:paraId="537B9875" w14:textId="77777777" w:rsidR="001C0629" w:rsidRDefault="00031510">
      <w:pPr>
        <w:pStyle w:val="a5"/>
      </w:pPr>
      <w:r>
        <w:rPr>
          <w:rFonts w:hint="eastAsia"/>
        </w:rPr>
        <w:t>按实际需求调整</w:t>
      </w:r>
    </w:p>
  </w:comment>
  <w:comment w:id="373" w:author="李雨琦_法务部" w:date="2022-10-12T15:15:00Z" w:initials="李雨琦">
    <w:p w14:paraId="6FDD74EA" w14:textId="77777777" w:rsidR="001C0629" w:rsidRDefault="00031510">
      <w:pPr>
        <w:pStyle w:val="a5"/>
      </w:pPr>
      <w:r>
        <w:rPr>
          <w:rFonts w:hint="eastAsia"/>
        </w:rPr>
        <w:t>请确认是否与实际</w:t>
      </w:r>
      <w:r>
        <w:rPr>
          <w:rFonts w:hint="eastAsia"/>
        </w:rPr>
        <w:t>相符。</w:t>
      </w:r>
    </w:p>
  </w:comment>
  <w:comment w:id="374" w:author="李雨琦_法务部" w:date="2022-10-12T15:17:00Z" w:initials="李雨琦">
    <w:p w14:paraId="78FFA4A7" w14:textId="77777777" w:rsidR="001C0629" w:rsidRDefault="00031510">
      <w:pPr>
        <w:pStyle w:val="a5"/>
      </w:pPr>
      <w:r>
        <w:rPr>
          <w:rFonts w:hint="eastAsia"/>
        </w:rPr>
        <w:t>请确认该条是否适用？</w:t>
      </w:r>
    </w:p>
  </w:comment>
  <w:comment w:id="379" w:author="李雨琦_法务部" w:date="2022-11-30T11:29:00Z" w:initials="李雨琦">
    <w:p w14:paraId="7BD8BEA3" w14:textId="77777777" w:rsidR="001C0629" w:rsidRDefault="00031510">
      <w:pPr>
        <w:pStyle w:val="a5"/>
      </w:pPr>
      <w:r>
        <w:rPr>
          <w:rFonts w:hint="eastAsia"/>
        </w:rPr>
        <w:t>按实际需求修改或删除。</w:t>
      </w:r>
    </w:p>
  </w:comment>
  <w:comment w:id="407" w:author="李雨琦_法务部" w:date="2022-10-12T15:23:00Z" w:initials="李雨琦">
    <w:p w14:paraId="29F70D47" w14:textId="77777777" w:rsidR="001C0629" w:rsidRDefault="00031510">
      <w:pPr>
        <w:pStyle w:val="a5"/>
      </w:pPr>
      <w:r>
        <w:rPr>
          <w:rFonts w:hint="eastAsia"/>
        </w:rPr>
        <w:t>根据合同正文内容是否需要进行补充或删除。</w:t>
      </w:r>
    </w:p>
  </w:comment>
  <w:comment w:id="409" w:author="李雨琦_法务部" w:date="2022-10-12T15:24:00Z" w:initials="李雨琦">
    <w:p w14:paraId="05C53403" w14:textId="77777777" w:rsidR="001C0629" w:rsidRDefault="00031510">
      <w:pPr>
        <w:pStyle w:val="a5"/>
      </w:pPr>
      <w:r>
        <w:rPr>
          <w:rFonts w:hint="eastAsia"/>
        </w:rPr>
        <w:t>根据合同正文内容是否需要进行补充或删除，与服务等级协议（</w:t>
      </w:r>
      <w:r>
        <w:rPr>
          <w:rFonts w:hint="eastAsia"/>
        </w:rPr>
        <w:t>SLA</w:t>
      </w:r>
      <w:r>
        <w:rPr>
          <w:rFonts w:hint="eastAsia"/>
        </w:rPr>
        <w:t>）</w:t>
      </w:r>
      <w:r>
        <w:rPr>
          <w:rFonts w:hint="eastAsia"/>
        </w:rPr>
        <w:t>的内容由什么区别？</w:t>
      </w:r>
    </w:p>
  </w:comment>
  <w:comment w:id="411" w:author="李雨琦_法务部" w:date="2022-11-30T11:29:00Z" w:initials="李雨琦">
    <w:p w14:paraId="79691B0C" w14:textId="77777777" w:rsidR="001C0629" w:rsidRDefault="00031510">
      <w:pPr>
        <w:pStyle w:val="a5"/>
      </w:pPr>
      <w:r>
        <w:rPr>
          <w:rFonts w:hint="eastAsia"/>
        </w:rPr>
        <w:t>必要附件。</w:t>
      </w:r>
    </w:p>
  </w:comment>
  <w:comment w:id="412" w:author="曲薇" w:date="2022-10-21T16:58:00Z" w:initials="曲薇">
    <w:p w14:paraId="375E6E81" w14:textId="77777777" w:rsidR="001C0629" w:rsidRDefault="00031510">
      <w:pPr>
        <w:pStyle w:val="a5"/>
      </w:pPr>
      <w:r>
        <w:rPr>
          <w:rFonts w:hint="eastAsia"/>
        </w:rPr>
        <w:t>若只涉及我司单方披露保密信息的，建议约定永久；若涉及双方披露，特别是对方披露更多保密信息的情况，保密期限要确定在一定期限内，</w:t>
      </w:r>
      <w:proofErr w:type="gramStart"/>
      <w:r>
        <w:rPr>
          <w:rFonts w:hint="eastAsia"/>
        </w:rPr>
        <w:t>且协议</w:t>
      </w:r>
      <w:proofErr w:type="gramEnd"/>
      <w:r>
        <w:rPr>
          <w:rFonts w:hint="eastAsia"/>
        </w:rPr>
        <w:t>其他条款亦需</w:t>
      </w:r>
      <w:proofErr w:type="gramStart"/>
      <w:r>
        <w:rPr>
          <w:rFonts w:hint="eastAsia"/>
        </w:rPr>
        <w:t>往有利</w:t>
      </w:r>
      <w:proofErr w:type="gramEnd"/>
      <w:r>
        <w:rPr>
          <w:rFonts w:hint="eastAsia"/>
        </w:rPr>
        <w:t>我司的方向做其他调整。</w:t>
      </w:r>
    </w:p>
  </w:comment>
  <w:comment w:id="419" w:author="李雨琦_法务部" w:date="2022-09-22T11:35:00Z" w:initials="李雨琦">
    <w:p w14:paraId="503F91E5" w14:textId="77777777" w:rsidR="001C0629" w:rsidRDefault="00031510">
      <w:pPr>
        <w:pStyle w:val="a5"/>
      </w:pPr>
      <w:r>
        <w:rPr>
          <w:rFonts w:hint="eastAsia"/>
        </w:rPr>
        <w:t>按实际项目合同补充。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FCCB6F" w15:done="0"/>
  <w15:commentEx w15:paraId="554340B9" w15:done="0"/>
  <w15:commentEx w15:paraId="452AEDB7" w15:done="0"/>
  <w15:commentEx w15:paraId="45F85296" w15:done="0"/>
  <w15:commentEx w15:paraId="42C76617" w15:done="0"/>
  <w15:commentEx w15:paraId="733AF0C6" w15:done="0"/>
  <w15:commentEx w15:paraId="7D7F8938" w15:done="0"/>
  <w15:commentEx w15:paraId="1016D5E6" w15:done="0"/>
  <w15:commentEx w15:paraId="5718801E" w15:done="0"/>
  <w15:commentEx w15:paraId="61F7D524" w15:done="0"/>
  <w15:commentEx w15:paraId="5208943D" w15:done="0"/>
  <w15:commentEx w15:paraId="4C79BFAA" w15:done="0"/>
  <w15:commentEx w15:paraId="7DFFFE38" w15:done="0"/>
  <w15:commentEx w15:paraId="34BBA478" w15:done="0"/>
  <w15:commentEx w15:paraId="67BF9EBA" w15:done="0"/>
  <w15:commentEx w15:paraId="7BB8A289" w15:done="0"/>
  <w15:commentEx w15:paraId="75406783" w15:done="0"/>
  <w15:commentEx w15:paraId="7FFA879C" w15:done="0"/>
  <w15:commentEx w15:paraId="5FC703DE" w15:done="0"/>
  <w15:commentEx w15:paraId="42D015A2" w15:done="0"/>
  <w15:commentEx w15:paraId="7BFF03B2" w15:done="0"/>
  <w15:commentEx w15:paraId="43DACA3C" w15:done="0"/>
  <w15:commentEx w15:paraId="7F3D2BEC" w15:done="0"/>
  <w15:commentEx w15:paraId="1E72544F" w15:done="0"/>
  <w15:commentEx w15:paraId="7FA70C54" w15:done="0"/>
  <w15:commentEx w15:paraId="31007562" w15:done="0"/>
  <w15:commentEx w15:paraId="054A5F39" w15:done="0"/>
  <w15:commentEx w15:paraId="5DFB9688" w15:done="0"/>
  <w15:commentEx w15:paraId="3FAF48FD" w15:done="0"/>
  <w15:commentEx w15:paraId="79A4032B" w15:done="0"/>
  <w15:commentEx w15:paraId="6D7F8220" w15:done="0"/>
  <w15:commentEx w15:paraId="241A8F45" w15:done="0"/>
  <w15:commentEx w15:paraId="7FF70D94" w15:done="0"/>
  <w15:commentEx w15:paraId="537B9875" w15:done="0"/>
  <w15:commentEx w15:paraId="6FDD74EA" w15:done="0"/>
  <w15:commentEx w15:paraId="78FFA4A7" w15:done="0"/>
  <w15:commentEx w15:paraId="7BD8BEA3" w15:done="0"/>
  <w15:commentEx w15:paraId="29F70D47" w15:done="0"/>
  <w15:commentEx w15:paraId="05C53403" w15:done="0"/>
  <w15:commentEx w15:paraId="79691B0C" w15:done="0"/>
  <w15:commentEx w15:paraId="375E6E81" w15:done="0"/>
  <w15:commentEx w15:paraId="503F91E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1F4D5" w14:textId="77777777" w:rsidR="00031510" w:rsidRDefault="00031510">
      <w:r>
        <w:separator/>
      </w:r>
    </w:p>
  </w:endnote>
  <w:endnote w:type="continuationSeparator" w:id="0">
    <w:p w14:paraId="7C0DB013" w14:textId="77777777" w:rsidR="00031510" w:rsidRDefault="00031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隶书">
    <w:panose1 w:val="02010509060101010101"/>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default"/>
    <w:sig w:usb0="00000000" w:usb1="00000000" w:usb2="00000000" w:usb3="00000000" w:csb0="200001BF" w:csb1="4F01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6B3B5" w14:textId="77777777" w:rsidR="001C0629" w:rsidRDefault="00031510">
    <w:pPr>
      <w:pStyle w:val="ac"/>
      <w:framePr w:wrap="around" w:vAnchor="text" w:hAnchor="margin" w:xAlign="center" w:y="1"/>
      <w:rPr>
        <w:rStyle w:val="af5"/>
      </w:rPr>
    </w:pPr>
    <w:r>
      <w:fldChar w:fldCharType="begin"/>
    </w:r>
    <w:r>
      <w:rPr>
        <w:rStyle w:val="af5"/>
      </w:rPr>
      <w:instrText xml:space="preserve">PAGE  </w:instrText>
    </w:r>
    <w:r>
      <w:fldChar w:fldCharType="end"/>
    </w:r>
  </w:p>
  <w:p w14:paraId="1098E985" w14:textId="77777777" w:rsidR="001C0629" w:rsidRDefault="001C0629">
    <w:pPr>
      <w:pStyle w:val="a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7006928"/>
    </w:sdtPr>
    <w:sdtEndPr/>
    <w:sdtContent>
      <w:sdt>
        <w:sdtPr>
          <w:id w:val="684372262"/>
        </w:sdtPr>
        <w:sdtEndPr/>
        <w:sdtContent>
          <w:p w14:paraId="1C532B03" w14:textId="7913C655" w:rsidR="001C0629" w:rsidRDefault="00031510">
            <w:pPr>
              <w:pStyle w:val="ac"/>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E312E">
              <w:rPr>
                <w:b/>
                <w:bCs/>
                <w:noProof/>
              </w:rPr>
              <w:t>40</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4E312E">
              <w:rPr>
                <w:b/>
                <w:bCs/>
                <w:noProof/>
              </w:rPr>
              <w:t>41</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864AD" w14:textId="77777777" w:rsidR="00031510" w:rsidRDefault="00031510">
      <w:r>
        <w:separator/>
      </w:r>
    </w:p>
  </w:footnote>
  <w:footnote w:type="continuationSeparator" w:id="0">
    <w:p w14:paraId="4ED8FFCD" w14:textId="77777777" w:rsidR="00031510" w:rsidRDefault="00031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6BCCA" w14:textId="39BD2E59" w:rsidR="001C0629" w:rsidRDefault="00031510">
    <w:pPr>
      <w:pStyle w:val="ae"/>
      <w:rPr>
        <w:rFonts w:ascii="宋体" w:hAnsi="宋体"/>
        <w:sz w:val="21"/>
        <w:szCs w:val="21"/>
      </w:rPr>
    </w:pPr>
    <w:r>
      <w:rPr>
        <w:rFonts w:ascii="宋体" w:hAnsi="宋体" w:hint="eastAsia"/>
        <w:sz w:val="21"/>
        <w:szCs w:val="21"/>
      </w:rPr>
      <w:t xml:space="preserve">                     </w:t>
    </w:r>
    <w:r>
      <w:rPr>
        <w:rFonts w:ascii="宋体" w:hAnsi="宋体"/>
        <w:sz w:val="21"/>
        <w:szCs w:val="21"/>
      </w:rPr>
      <w:t xml:space="preserve">                                                 </w:t>
    </w:r>
    <w:del w:id="420" w:author="曲薇" w:date="2025-11-04T11:14:00Z">
      <w:r w:rsidDel="000910D6">
        <w:rPr>
          <w:rFonts w:ascii="宋体" w:hAnsi="宋体"/>
          <w:sz w:val="21"/>
          <w:szCs w:val="21"/>
        </w:rPr>
        <w:delText xml:space="preserve"> </w:delText>
      </w:r>
      <w:r w:rsidDel="000910D6">
        <w:rPr>
          <w:rFonts w:ascii="宋体" w:hAnsi="宋体"/>
          <w:sz w:val="21"/>
          <w:szCs w:val="21"/>
        </w:rPr>
        <w:delText xml:space="preserve"> </w:delText>
      </w:r>
    </w:del>
    <w:r>
      <w:rPr>
        <w:rFonts w:ascii="宋体" w:hAnsi="宋体" w:hint="eastAsia"/>
        <w:sz w:val="21"/>
        <w:szCs w:val="21"/>
      </w:rPr>
      <w:t>信息化</w:t>
    </w:r>
    <w:ins w:id="421" w:author="曲薇" w:date="2025-11-04T11:14:00Z">
      <w:r w:rsidR="00845443">
        <w:rPr>
          <w:rFonts w:ascii="宋体" w:hAnsi="宋体" w:hint="eastAsia"/>
          <w:sz w:val="21"/>
          <w:szCs w:val="21"/>
        </w:rPr>
        <w:t>产品/</w:t>
      </w:r>
    </w:ins>
    <w:r>
      <w:rPr>
        <w:rFonts w:ascii="宋体" w:hAnsi="宋体" w:hint="eastAsia"/>
        <w:sz w:val="21"/>
        <w:szCs w:val="21"/>
      </w:rPr>
      <w:t>服务采购</w:t>
    </w:r>
    <w:r>
      <w:rPr>
        <w:rFonts w:ascii="宋体" w:hAnsi="宋体"/>
        <w:sz w:val="21"/>
        <w:szCs w:val="21"/>
      </w:rPr>
      <w:t>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4FAB"/>
    <w:multiLevelType w:val="multilevel"/>
    <w:tmpl w:val="01A94FAB"/>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31A3BE1"/>
    <w:multiLevelType w:val="multilevel"/>
    <w:tmpl w:val="031A3BE1"/>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38F39A0"/>
    <w:multiLevelType w:val="multilevel"/>
    <w:tmpl w:val="038F39A0"/>
    <w:lvl w:ilvl="0">
      <w:start w:val="1"/>
      <w:numFmt w:val="upperLetter"/>
      <w:lvlText w:val="（%1）"/>
      <w:lvlJc w:val="left"/>
      <w:pPr>
        <w:tabs>
          <w:tab w:val="left" w:pos="1470"/>
        </w:tabs>
        <w:ind w:left="1470" w:hanging="720"/>
      </w:pPr>
      <w:rPr>
        <w:rFonts w:hint="eastAsia"/>
      </w:rPr>
    </w:lvl>
    <w:lvl w:ilvl="1">
      <w:start w:val="1"/>
      <w:numFmt w:val="lowerLetter"/>
      <w:lvlText w:val="%2)"/>
      <w:lvlJc w:val="left"/>
      <w:pPr>
        <w:tabs>
          <w:tab w:val="left" w:pos="1590"/>
        </w:tabs>
        <w:ind w:left="1590" w:hanging="420"/>
      </w:pPr>
    </w:lvl>
    <w:lvl w:ilvl="2">
      <w:start w:val="1"/>
      <w:numFmt w:val="lowerRoman"/>
      <w:lvlText w:val="%3."/>
      <w:lvlJc w:val="right"/>
      <w:pPr>
        <w:tabs>
          <w:tab w:val="left" w:pos="2010"/>
        </w:tabs>
        <w:ind w:left="2010" w:hanging="420"/>
      </w:pPr>
    </w:lvl>
    <w:lvl w:ilvl="3">
      <w:start w:val="1"/>
      <w:numFmt w:val="decimal"/>
      <w:lvlText w:val="%4."/>
      <w:lvlJc w:val="left"/>
      <w:pPr>
        <w:tabs>
          <w:tab w:val="left" w:pos="2430"/>
        </w:tabs>
        <w:ind w:left="2430" w:hanging="420"/>
      </w:pPr>
    </w:lvl>
    <w:lvl w:ilvl="4">
      <w:start w:val="1"/>
      <w:numFmt w:val="lowerLetter"/>
      <w:lvlText w:val="%5)"/>
      <w:lvlJc w:val="left"/>
      <w:pPr>
        <w:tabs>
          <w:tab w:val="left" w:pos="2850"/>
        </w:tabs>
        <w:ind w:left="2850" w:hanging="420"/>
      </w:pPr>
    </w:lvl>
    <w:lvl w:ilvl="5">
      <w:start w:val="1"/>
      <w:numFmt w:val="lowerRoman"/>
      <w:lvlText w:val="%6."/>
      <w:lvlJc w:val="right"/>
      <w:pPr>
        <w:tabs>
          <w:tab w:val="left" w:pos="3270"/>
        </w:tabs>
        <w:ind w:left="3270" w:hanging="420"/>
      </w:pPr>
    </w:lvl>
    <w:lvl w:ilvl="6">
      <w:start w:val="1"/>
      <w:numFmt w:val="decimal"/>
      <w:lvlText w:val="%7."/>
      <w:lvlJc w:val="left"/>
      <w:pPr>
        <w:tabs>
          <w:tab w:val="left" w:pos="3690"/>
        </w:tabs>
        <w:ind w:left="3690" w:hanging="420"/>
      </w:pPr>
    </w:lvl>
    <w:lvl w:ilvl="7">
      <w:start w:val="1"/>
      <w:numFmt w:val="lowerLetter"/>
      <w:lvlText w:val="%8)"/>
      <w:lvlJc w:val="left"/>
      <w:pPr>
        <w:tabs>
          <w:tab w:val="left" w:pos="4110"/>
        </w:tabs>
        <w:ind w:left="4110" w:hanging="420"/>
      </w:pPr>
    </w:lvl>
    <w:lvl w:ilvl="8">
      <w:start w:val="1"/>
      <w:numFmt w:val="lowerRoman"/>
      <w:lvlText w:val="%9."/>
      <w:lvlJc w:val="right"/>
      <w:pPr>
        <w:tabs>
          <w:tab w:val="left" w:pos="4530"/>
        </w:tabs>
        <w:ind w:left="4530" w:hanging="420"/>
      </w:pPr>
    </w:lvl>
  </w:abstractNum>
  <w:abstractNum w:abstractNumId="3" w15:restartNumberingAfterBreak="0">
    <w:nsid w:val="039F2529"/>
    <w:multiLevelType w:val="multilevel"/>
    <w:tmpl w:val="039F2529"/>
    <w:lvl w:ilvl="0">
      <w:start w:val="1"/>
      <w:numFmt w:val="decimal"/>
      <w:lvlText w:val="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60D4D8D"/>
    <w:multiLevelType w:val="multilevel"/>
    <w:tmpl w:val="060D4D8D"/>
    <w:lvl w:ilvl="0">
      <w:start w:val="1"/>
      <w:numFmt w:val="decimal"/>
      <w:lvlText w:val="3.%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6800DAB"/>
    <w:multiLevelType w:val="multilevel"/>
    <w:tmpl w:val="06800DAB"/>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6EE0CC6"/>
    <w:multiLevelType w:val="multilevel"/>
    <w:tmpl w:val="06EE0CC6"/>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0FD5035C"/>
    <w:multiLevelType w:val="multilevel"/>
    <w:tmpl w:val="0FD5035C"/>
    <w:lvl w:ilvl="0">
      <w:start w:val="1"/>
      <w:numFmt w:val="decimal"/>
      <w:lvlText w:val="15.15.%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10CD4B93"/>
    <w:multiLevelType w:val="multilevel"/>
    <w:tmpl w:val="10CD4B9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2613A17"/>
    <w:multiLevelType w:val="multilevel"/>
    <w:tmpl w:val="12613A17"/>
    <w:lvl w:ilvl="0">
      <w:start w:val="1"/>
      <w:numFmt w:val="decimal"/>
      <w:lvlText w:val="14.1.%1"/>
      <w:lvlJc w:val="left"/>
      <w:pPr>
        <w:ind w:left="601" w:hanging="420"/>
      </w:pPr>
      <w:rPr>
        <w:rFonts w:hint="eastAsia"/>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10" w15:restartNumberingAfterBreak="0">
    <w:nsid w:val="12934F77"/>
    <w:multiLevelType w:val="multilevel"/>
    <w:tmpl w:val="12934F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34A1F7C"/>
    <w:multiLevelType w:val="multilevel"/>
    <w:tmpl w:val="134A1F7C"/>
    <w:lvl w:ilvl="0">
      <w:start w:val="1"/>
      <w:numFmt w:val="chineseCountingThousand"/>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2" w15:restartNumberingAfterBreak="0">
    <w:nsid w:val="13670B42"/>
    <w:multiLevelType w:val="multilevel"/>
    <w:tmpl w:val="13670B42"/>
    <w:lvl w:ilvl="0">
      <w:start w:val="1"/>
      <w:numFmt w:val="decimal"/>
      <w:lvlText w:val="1.3.%1"/>
      <w:lvlJc w:val="left"/>
      <w:pPr>
        <w:ind w:left="540" w:hanging="420"/>
      </w:pPr>
      <w:rPr>
        <w:rFonts w:hint="eastAsia"/>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3" w15:restartNumberingAfterBreak="0">
    <w:nsid w:val="168E7DB2"/>
    <w:multiLevelType w:val="multilevel"/>
    <w:tmpl w:val="168E7DB2"/>
    <w:lvl w:ilvl="0">
      <w:start w:val="1"/>
      <w:numFmt w:val="decimal"/>
      <w:lvlText w:val="11.%1"/>
      <w:lvlJc w:val="left"/>
      <w:pPr>
        <w:ind w:left="420" w:hanging="420"/>
      </w:pPr>
      <w:rPr>
        <w:rFonts w:hint="eastAsia"/>
      </w:rPr>
    </w:lvl>
    <w:lvl w:ilvl="1">
      <w:start w:val="1"/>
      <w:numFmt w:val="decimal"/>
      <w:lvlText w:val="11.6.%2."/>
      <w:lvlJc w:val="left"/>
      <w:pPr>
        <w:ind w:left="780" w:hanging="36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7B47AD2"/>
    <w:multiLevelType w:val="multilevel"/>
    <w:tmpl w:val="17B47AD2"/>
    <w:lvl w:ilvl="0">
      <w:start w:val="1"/>
      <w:numFmt w:val="decimal"/>
      <w:lvlText w:val="8.3.%1"/>
      <w:lvlJc w:val="left"/>
      <w:pPr>
        <w:ind w:left="5460" w:hanging="420"/>
      </w:pPr>
      <w:rPr>
        <w:rFonts w:hint="eastAsia"/>
      </w:rPr>
    </w:lvl>
    <w:lvl w:ilvl="1">
      <w:start w:val="1"/>
      <w:numFmt w:val="lowerLetter"/>
      <w:lvlText w:val="%2)"/>
      <w:lvlJc w:val="left"/>
      <w:pPr>
        <w:ind w:left="5880" w:hanging="420"/>
      </w:pPr>
    </w:lvl>
    <w:lvl w:ilvl="2">
      <w:start w:val="1"/>
      <w:numFmt w:val="lowerRoman"/>
      <w:lvlText w:val="%3."/>
      <w:lvlJc w:val="right"/>
      <w:pPr>
        <w:ind w:left="6300" w:hanging="420"/>
      </w:pPr>
    </w:lvl>
    <w:lvl w:ilvl="3">
      <w:start w:val="1"/>
      <w:numFmt w:val="decimal"/>
      <w:lvlText w:val="%4."/>
      <w:lvlJc w:val="left"/>
      <w:pPr>
        <w:ind w:left="6720" w:hanging="420"/>
      </w:pPr>
    </w:lvl>
    <w:lvl w:ilvl="4">
      <w:start w:val="1"/>
      <w:numFmt w:val="lowerLetter"/>
      <w:lvlText w:val="%5)"/>
      <w:lvlJc w:val="left"/>
      <w:pPr>
        <w:ind w:left="7140" w:hanging="420"/>
      </w:pPr>
    </w:lvl>
    <w:lvl w:ilvl="5">
      <w:start w:val="1"/>
      <w:numFmt w:val="lowerRoman"/>
      <w:lvlText w:val="%6."/>
      <w:lvlJc w:val="right"/>
      <w:pPr>
        <w:ind w:left="7560" w:hanging="420"/>
      </w:pPr>
    </w:lvl>
    <w:lvl w:ilvl="6">
      <w:start w:val="1"/>
      <w:numFmt w:val="decimal"/>
      <w:lvlText w:val="%7."/>
      <w:lvlJc w:val="left"/>
      <w:pPr>
        <w:ind w:left="7980" w:hanging="420"/>
      </w:pPr>
    </w:lvl>
    <w:lvl w:ilvl="7">
      <w:start w:val="1"/>
      <w:numFmt w:val="lowerLetter"/>
      <w:lvlText w:val="%8)"/>
      <w:lvlJc w:val="left"/>
      <w:pPr>
        <w:ind w:left="8400" w:hanging="420"/>
      </w:pPr>
    </w:lvl>
    <w:lvl w:ilvl="8">
      <w:start w:val="1"/>
      <w:numFmt w:val="lowerRoman"/>
      <w:lvlText w:val="%9."/>
      <w:lvlJc w:val="right"/>
      <w:pPr>
        <w:ind w:left="8820" w:hanging="420"/>
      </w:pPr>
    </w:lvl>
  </w:abstractNum>
  <w:abstractNum w:abstractNumId="15" w15:restartNumberingAfterBreak="0">
    <w:nsid w:val="18C56650"/>
    <w:multiLevelType w:val="multilevel"/>
    <w:tmpl w:val="18C56650"/>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6" w15:restartNumberingAfterBreak="0">
    <w:nsid w:val="1A973667"/>
    <w:multiLevelType w:val="multilevel"/>
    <w:tmpl w:val="1A973667"/>
    <w:lvl w:ilvl="0">
      <w:start w:val="1"/>
      <w:numFmt w:val="decimal"/>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B275E56"/>
    <w:multiLevelType w:val="multilevel"/>
    <w:tmpl w:val="1B275E56"/>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1B302685"/>
    <w:multiLevelType w:val="multilevel"/>
    <w:tmpl w:val="1B302685"/>
    <w:lvl w:ilvl="0">
      <w:start w:val="1"/>
      <w:numFmt w:val="decimal"/>
      <w:lvlText w:val="1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4922AE7"/>
    <w:multiLevelType w:val="multilevel"/>
    <w:tmpl w:val="24922AE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25F97DF9"/>
    <w:multiLevelType w:val="multilevel"/>
    <w:tmpl w:val="25F97DF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6111E86"/>
    <w:multiLevelType w:val="multilevel"/>
    <w:tmpl w:val="26111E86"/>
    <w:lvl w:ilvl="0">
      <w:start w:val="1"/>
      <w:numFmt w:val="decimal"/>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6D900A1"/>
    <w:multiLevelType w:val="multilevel"/>
    <w:tmpl w:val="26D900A1"/>
    <w:lvl w:ilvl="0">
      <w:start w:val="1"/>
      <w:numFmt w:val="decimal"/>
      <w:lvlText w:val="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7AF23A8"/>
    <w:multiLevelType w:val="multilevel"/>
    <w:tmpl w:val="27AF23A8"/>
    <w:lvl w:ilvl="0">
      <w:start w:val="1"/>
      <w:numFmt w:val="decimal"/>
      <w:lvlText w:val="(%1)"/>
      <w:lvlJc w:val="left"/>
      <w:pPr>
        <w:ind w:left="660" w:hanging="420"/>
      </w:pPr>
      <w:rPr>
        <w:rFonts w:hint="eastAsia"/>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24" w15:restartNumberingAfterBreak="0">
    <w:nsid w:val="29B13360"/>
    <w:multiLevelType w:val="multilevel"/>
    <w:tmpl w:val="29B13360"/>
    <w:lvl w:ilvl="0">
      <w:start w:val="1"/>
      <w:numFmt w:val="decimal"/>
      <w:lvlText w:val="1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A6340D5"/>
    <w:multiLevelType w:val="multilevel"/>
    <w:tmpl w:val="2A6340D5"/>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6" w15:restartNumberingAfterBreak="0">
    <w:nsid w:val="2AB10683"/>
    <w:multiLevelType w:val="multilevel"/>
    <w:tmpl w:val="2AB106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F2D1CD8"/>
    <w:multiLevelType w:val="multilevel"/>
    <w:tmpl w:val="2F2D1CD8"/>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8" w15:restartNumberingAfterBreak="0">
    <w:nsid w:val="30154EB1"/>
    <w:multiLevelType w:val="multilevel"/>
    <w:tmpl w:val="30154EB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09D2D16"/>
    <w:multiLevelType w:val="multilevel"/>
    <w:tmpl w:val="309D2D16"/>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0" w15:restartNumberingAfterBreak="0">
    <w:nsid w:val="37CD63CD"/>
    <w:multiLevelType w:val="multilevel"/>
    <w:tmpl w:val="37CD63C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389F5EF2"/>
    <w:multiLevelType w:val="multilevel"/>
    <w:tmpl w:val="389F5EF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2" w15:restartNumberingAfterBreak="0">
    <w:nsid w:val="38C81640"/>
    <w:multiLevelType w:val="multilevel"/>
    <w:tmpl w:val="38C8164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39D728EA"/>
    <w:multiLevelType w:val="multilevel"/>
    <w:tmpl w:val="39D728EA"/>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4" w15:restartNumberingAfterBreak="0">
    <w:nsid w:val="3B0457CA"/>
    <w:multiLevelType w:val="multilevel"/>
    <w:tmpl w:val="3B0457CA"/>
    <w:lvl w:ilvl="0">
      <w:start w:val="1"/>
      <w:numFmt w:val="decimal"/>
      <w:lvlText w:val="13.%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C0247CD"/>
    <w:multiLevelType w:val="multilevel"/>
    <w:tmpl w:val="3C0247CD"/>
    <w:lvl w:ilvl="0">
      <w:start w:val="1"/>
      <w:numFmt w:val="decimal"/>
      <w:lvlText w:val="1.3.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D220FCF"/>
    <w:multiLevelType w:val="multilevel"/>
    <w:tmpl w:val="3D220FCF"/>
    <w:lvl w:ilvl="0">
      <w:start w:val="1"/>
      <w:numFmt w:val="decimal"/>
      <w:lvlText w:val="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D6456F1"/>
    <w:multiLevelType w:val="multilevel"/>
    <w:tmpl w:val="3D6456F1"/>
    <w:lvl w:ilvl="0">
      <w:start w:val="1"/>
      <w:numFmt w:val="decimal"/>
      <w:lvlText w:val="7.%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DFB73D6"/>
    <w:multiLevelType w:val="multilevel"/>
    <w:tmpl w:val="3DFB73D6"/>
    <w:lvl w:ilvl="0">
      <w:start w:val="1"/>
      <w:numFmt w:val="decimal"/>
      <w:lvlText w:val="1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442F6FCC"/>
    <w:multiLevelType w:val="multilevel"/>
    <w:tmpl w:val="442F6FCC"/>
    <w:lvl w:ilvl="0">
      <w:start w:val="1"/>
      <w:numFmt w:val="decimal"/>
      <w:lvlText w:val="14.2.%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0" w15:restartNumberingAfterBreak="0">
    <w:nsid w:val="47AF4737"/>
    <w:multiLevelType w:val="multilevel"/>
    <w:tmpl w:val="47AF4737"/>
    <w:lvl w:ilvl="0">
      <w:start w:val="1"/>
      <w:numFmt w:val="decimal"/>
      <w:lvlText w:val="%1)"/>
      <w:lvlJc w:val="left"/>
      <w:pPr>
        <w:ind w:left="900" w:hanging="480"/>
      </w:pPr>
      <w:rPr>
        <w:rFonts w:hint="default"/>
        <w:b w:val="0"/>
        <w:i w:val="0"/>
        <w:caps w:val="0"/>
        <w:vanish w:val="0"/>
        <w:sz w:val="24"/>
        <w:szCs w:val="24"/>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1" w15:restartNumberingAfterBreak="0">
    <w:nsid w:val="4C286E1B"/>
    <w:multiLevelType w:val="multilevel"/>
    <w:tmpl w:val="4C286E1B"/>
    <w:lvl w:ilvl="0">
      <w:start w:val="1"/>
      <w:numFmt w:val="decimal"/>
      <w:lvlText w:val="1.3.1.%1"/>
      <w:lvlJc w:val="left"/>
      <w:pPr>
        <w:ind w:left="42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4D0A41AA"/>
    <w:multiLevelType w:val="multilevel"/>
    <w:tmpl w:val="4D0A41AA"/>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3" w15:restartNumberingAfterBreak="0">
    <w:nsid w:val="4EDB707D"/>
    <w:multiLevelType w:val="multilevel"/>
    <w:tmpl w:val="4EDB707D"/>
    <w:lvl w:ilvl="0">
      <w:start w:val="1"/>
      <w:numFmt w:val="decimal"/>
      <w:lvlText w:val="8.%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4" w15:restartNumberingAfterBreak="0">
    <w:nsid w:val="4F0D611F"/>
    <w:multiLevelType w:val="multilevel"/>
    <w:tmpl w:val="4F0D611F"/>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52DF7EC1"/>
    <w:multiLevelType w:val="multilevel"/>
    <w:tmpl w:val="52DF7EC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6" w15:restartNumberingAfterBreak="0">
    <w:nsid w:val="54087B8C"/>
    <w:multiLevelType w:val="multilevel"/>
    <w:tmpl w:val="54087B8C"/>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7" w15:restartNumberingAfterBreak="0">
    <w:nsid w:val="54340F69"/>
    <w:multiLevelType w:val="multilevel"/>
    <w:tmpl w:val="54340F69"/>
    <w:lvl w:ilvl="0">
      <w:start w:val="1"/>
      <w:numFmt w:val="decimal"/>
      <w:lvlText w:val="8.%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54FD3000"/>
    <w:multiLevelType w:val="multilevel"/>
    <w:tmpl w:val="54FD3000"/>
    <w:lvl w:ilvl="0">
      <w:start w:val="1"/>
      <w:numFmt w:val="decimal"/>
      <w:lvlText w:val="6.%1"/>
      <w:lvlJc w:val="left"/>
      <w:pPr>
        <w:ind w:left="278" w:hanging="420"/>
      </w:pPr>
      <w:rPr>
        <w:rFonts w:hint="eastAsia"/>
      </w:rPr>
    </w:lvl>
    <w:lvl w:ilvl="1">
      <w:start w:val="1"/>
      <w:numFmt w:val="lowerLetter"/>
      <w:lvlText w:val="%2)"/>
      <w:lvlJc w:val="left"/>
      <w:pPr>
        <w:ind w:left="698" w:hanging="420"/>
      </w:pPr>
    </w:lvl>
    <w:lvl w:ilvl="2">
      <w:start w:val="1"/>
      <w:numFmt w:val="lowerRoman"/>
      <w:lvlText w:val="%3."/>
      <w:lvlJc w:val="right"/>
      <w:pPr>
        <w:ind w:left="1118" w:hanging="420"/>
      </w:pPr>
    </w:lvl>
    <w:lvl w:ilvl="3">
      <w:start w:val="1"/>
      <w:numFmt w:val="decimal"/>
      <w:lvlText w:val="%4."/>
      <w:lvlJc w:val="left"/>
      <w:pPr>
        <w:ind w:left="1538" w:hanging="420"/>
      </w:pPr>
    </w:lvl>
    <w:lvl w:ilvl="4">
      <w:start w:val="1"/>
      <w:numFmt w:val="lowerLetter"/>
      <w:lvlText w:val="%5)"/>
      <w:lvlJc w:val="left"/>
      <w:pPr>
        <w:ind w:left="1958" w:hanging="420"/>
      </w:pPr>
    </w:lvl>
    <w:lvl w:ilvl="5">
      <w:start w:val="1"/>
      <w:numFmt w:val="lowerRoman"/>
      <w:lvlText w:val="%6."/>
      <w:lvlJc w:val="right"/>
      <w:pPr>
        <w:ind w:left="2378" w:hanging="420"/>
      </w:pPr>
    </w:lvl>
    <w:lvl w:ilvl="6">
      <w:start w:val="1"/>
      <w:numFmt w:val="decimal"/>
      <w:lvlText w:val="%7."/>
      <w:lvlJc w:val="left"/>
      <w:pPr>
        <w:ind w:left="2798" w:hanging="420"/>
      </w:pPr>
    </w:lvl>
    <w:lvl w:ilvl="7">
      <w:start w:val="1"/>
      <w:numFmt w:val="lowerLetter"/>
      <w:lvlText w:val="%8)"/>
      <w:lvlJc w:val="left"/>
      <w:pPr>
        <w:ind w:left="3218" w:hanging="420"/>
      </w:pPr>
    </w:lvl>
    <w:lvl w:ilvl="8">
      <w:start w:val="1"/>
      <w:numFmt w:val="lowerRoman"/>
      <w:lvlText w:val="%9."/>
      <w:lvlJc w:val="right"/>
      <w:pPr>
        <w:ind w:left="3638" w:hanging="420"/>
      </w:pPr>
    </w:lvl>
  </w:abstractNum>
  <w:abstractNum w:abstractNumId="49" w15:restartNumberingAfterBreak="0">
    <w:nsid w:val="56F42141"/>
    <w:multiLevelType w:val="multilevel"/>
    <w:tmpl w:val="56F42141"/>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0" w15:restartNumberingAfterBreak="0">
    <w:nsid w:val="5CC11650"/>
    <w:multiLevelType w:val="multilevel"/>
    <w:tmpl w:val="5CC11650"/>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1" w15:restartNumberingAfterBreak="0">
    <w:nsid w:val="5CE15D12"/>
    <w:multiLevelType w:val="multilevel"/>
    <w:tmpl w:val="5CE15D12"/>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2" w15:restartNumberingAfterBreak="0">
    <w:nsid w:val="610A0EE2"/>
    <w:multiLevelType w:val="multilevel"/>
    <w:tmpl w:val="610A0EE2"/>
    <w:lvl w:ilvl="0">
      <w:start w:val="1"/>
      <w:numFmt w:val="decimal"/>
      <w:lvlText w:val="%1)"/>
      <w:lvlJc w:val="left"/>
      <w:pPr>
        <w:ind w:left="622"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3" w15:restartNumberingAfterBreak="0">
    <w:nsid w:val="61EE32B5"/>
    <w:multiLevelType w:val="multilevel"/>
    <w:tmpl w:val="61EE32B5"/>
    <w:lvl w:ilvl="0">
      <w:start w:val="1"/>
      <w:numFmt w:val="decimal"/>
      <w:lvlText w:val="12.2.%1"/>
      <w:lvlJc w:val="left"/>
      <w:pPr>
        <w:ind w:left="601" w:hanging="420"/>
      </w:pPr>
      <w:rPr>
        <w:rFonts w:hint="eastAsia"/>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54" w15:restartNumberingAfterBreak="0">
    <w:nsid w:val="65E82F83"/>
    <w:multiLevelType w:val="multilevel"/>
    <w:tmpl w:val="65E82F83"/>
    <w:lvl w:ilvl="0">
      <w:start w:val="1"/>
      <w:numFmt w:val="chineseCountingThousand"/>
      <w:lvlText w:val="第%1条"/>
      <w:lvlJc w:val="left"/>
      <w:pPr>
        <w:ind w:left="42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0">
    <w:nsid w:val="6EC66EA5"/>
    <w:multiLevelType w:val="multilevel"/>
    <w:tmpl w:val="6EC66EA5"/>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6" w15:restartNumberingAfterBreak="0">
    <w:nsid w:val="6F223B0E"/>
    <w:multiLevelType w:val="multilevel"/>
    <w:tmpl w:val="6F223B0E"/>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7" w15:restartNumberingAfterBreak="0">
    <w:nsid w:val="71DB25A7"/>
    <w:multiLevelType w:val="multilevel"/>
    <w:tmpl w:val="71DB25A7"/>
    <w:lvl w:ilvl="0">
      <w:start w:val="1"/>
      <w:numFmt w:val="decimal"/>
      <w:lvlText w:val="%1）"/>
      <w:lvlJc w:val="left"/>
      <w:pPr>
        <w:ind w:left="899" w:hanging="420"/>
      </w:pPr>
      <w:rPr>
        <w:rFonts w:hint="default"/>
      </w:rPr>
    </w:lvl>
    <w:lvl w:ilvl="1">
      <w:start w:val="1"/>
      <w:numFmt w:val="lowerLetter"/>
      <w:lvlText w:val="%2)"/>
      <w:lvlJc w:val="left"/>
      <w:pPr>
        <w:ind w:left="1319" w:hanging="420"/>
      </w:pPr>
    </w:lvl>
    <w:lvl w:ilvl="2">
      <w:start w:val="1"/>
      <w:numFmt w:val="lowerRoman"/>
      <w:lvlText w:val="%3."/>
      <w:lvlJc w:val="right"/>
      <w:pPr>
        <w:ind w:left="1739" w:hanging="420"/>
      </w:pPr>
    </w:lvl>
    <w:lvl w:ilvl="3">
      <w:start w:val="1"/>
      <w:numFmt w:val="decimal"/>
      <w:lvlText w:val="%4."/>
      <w:lvlJc w:val="left"/>
      <w:pPr>
        <w:ind w:left="2159" w:hanging="420"/>
      </w:pPr>
    </w:lvl>
    <w:lvl w:ilvl="4">
      <w:start w:val="1"/>
      <w:numFmt w:val="lowerLetter"/>
      <w:lvlText w:val="%5)"/>
      <w:lvlJc w:val="left"/>
      <w:pPr>
        <w:ind w:left="2579" w:hanging="420"/>
      </w:pPr>
    </w:lvl>
    <w:lvl w:ilvl="5">
      <w:start w:val="1"/>
      <w:numFmt w:val="lowerRoman"/>
      <w:lvlText w:val="%6."/>
      <w:lvlJc w:val="right"/>
      <w:pPr>
        <w:ind w:left="2999" w:hanging="420"/>
      </w:pPr>
    </w:lvl>
    <w:lvl w:ilvl="6">
      <w:start w:val="1"/>
      <w:numFmt w:val="decimal"/>
      <w:lvlText w:val="%7."/>
      <w:lvlJc w:val="left"/>
      <w:pPr>
        <w:ind w:left="3419" w:hanging="420"/>
      </w:pPr>
    </w:lvl>
    <w:lvl w:ilvl="7">
      <w:start w:val="1"/>
      <w:numFmt w:val="lowerLetter"/>
      <w:lvlText w:val="%8)"/>
      <w:lvlJc w:val="left"/>
      <w:pPr>
        <w:ind w:left="3839" w:hanging="420"/>
      </w:pPr>
    </w:lvl>
    <w:lvl w:ilvl="8">
      <w:start w:val="1"/>
      <w:numFmt w:val="lowerRoman"/>
      <w:lvlText w:val="%9."/>
      <w:lvlJc w:val="right"/>
      <w:pPr>
        <w:ind w:left="4259" w:hanging="420"/>
      </w:pPr>
    </w:lvl>
  </w:abstractNum>
  <w:abstractNum w:abstractNumId="58" w15:restartNumberingAfterBreak="0">
    <w:nsid w:val="72A03D96"/>
    <w:multiLevelType w:val="multilevel"/>
    <w:tmpl w:val="72A03D96"/>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9" w15:restartNumberingAfterBreak="0">
    <w:nsid w:val="754D5C8A"/>
    <w:multiLevelType w:val="multilevel"/>
    <w:tmpl w:val="754D5C8A"/>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0" w15:restartNumberingAfterBreak="0">
    <w:nsid w:val="76D7653F"/>
    <w:multiLevelType w:val="multilevel"/>
    <w:tmpl w:val="76D7653F"/>
    <w:lvl w:ilvl="0">
      <w:start w:val="1"/>
      <w:numFmt w:val="decimal"/>
      <w:lvlText w:val="10.%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7BCF75E2"/>
    <w:multiLevelType w:val="multilevel"/>
    <w:tmpl w:val="7BCF75E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2" w15:restartNumberingAfterBreak="0">
    <w:nsid w:val="7DC71455"/>
    <w:multiLevelType w:val="multilevel"/>
    <w:tmpl w:val="7DC71455"/>
    <w:lvl w:ilvl="0">
      <w:start w:val="1"/>
      <w:numFmt w:val="decimal"/>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abstractNumId w:val="57"/>
  </w:num>
  <w:num w:numId="2">
    <w:abstractNumId w:val="54"/>
  </w:num>
  <w:num w:numId="3">
    <w:abstractNumId w:val="21"/>
  </w:num>
  <w:num w:numId="4">
    <w:abstractNumId w:val="3"/>
  </w:num>
  <w:num w:numId="5">
    <w:abstractNumId w:val="52"/>
  </w:num>
  <w:num w:numId="6">
    <w:abstractNumId w:val="4"/>
  </w:num>
  <w:num w:numId="7">
    <w:abstractNumId w:val="2"/>
  </w:num>
  <w:num w:numId="8">
    <w:abstractNumId w:val="22"/>
  </w:num>
  <w:num w:numId="9">
    <w:abstractNumId w:val="16"/>
  </w:num>
  <w:num w:numId="10">
    <w:abstractNumId w:val="48"/>
  </w:num>
  <w:num w:numId="11">
    <w:abstractNumId w:val="37"/>
  </w:num>
  <w:num w:numId="12">
    <w:abstractNumId w:val="47"/>
  </w:num>
  <w:num w:numId="13">
    <w:abstractNumId w:val="14"/>
  </w:num>
  <w:num w:numId="14">
    <w:abstractNumId w:val="60"/>
  </w:num>
  <w:num w:numId="15">
    <w:abstractNumId w:val="13"/>
  </w:num>
  <w:num w:numId="16">
    <w:abstractNumId w:val="18"/>
  </w:num>
  <w:num w:numId="17">
    <w:abstractNumId w:val="53"/>
  </w:num>
  <w:num w:numId="18">
    <w:abstractNumId w:val="34"/>
  </w:num>
  <w:num w:numId="19">
    <w:abstractNumId w:val="24"/>
  </w:num>
  <w:num w:numId="20">
    <w:abstractNumId w:val="9"/>
  </w:num>
  <w:num w:numId="21">
    <w:abstractNumId w:val="39"/>
  </w:num>
  <w:num w:numId="22">
    <w:abstractNumId w:val="38"/>
  </w:num>
  <w:num w:numId="23">
    <w:abstractNumId w:val="7"/>
  </w:num>
  <w:num w:numId="24">
    <w:abstractNumId w:val="40"/>
  </w:num>
  <w:num w:numId="25">
    <w:abstractNumId w:val="5"/>
  </w:num>
  <w:num w:numId="26">
    <w:abstractNumId w:val="12"/>
  </w:num>
  <w:num w:numId="27">
    <w:abstractNumId w:val="41"/>
  </w:num>
  <w:num w:numId="28">
    <w:abstractNumId w:val="26"/>
  </w:num>
  <w:num w:numId="29">
    <w:abstractNumId w:val="20"/>
  </w:num>
  <w:num w:numId="30">
    <w:abstractNumId w:val="19"/>
  </w:num>
  <w:num w:numId="31">
    <w:abstractNumId w:val="50"/>
  </w:num>
  <w:num w:numId="32">
    <w:abstractNumId w:val="62"/>
  </w:num>
  <w:num w:numId="33">
    <w:abstractNumId w:val="27"/>
  </w:num>
  <w:num w:numId="34">
    <w:abstractNumId w:val="51"/>
  </w:num>
  <w:num w:numId="35">
    <w:abstractNumId w:val="6"/>
  </w:num>
  <w:num w:numId="36">
    <w:abstractNumId w:val="29"/>
  </w:num>
  <w:num w:numId="37">
    <w:abstractNumId w:val="55"/>
  </w:num>
  <w:num w:numId="38">
    <w:abstractNumId w:val="35"/>
  </w:num>
  <w:num w:numId="39">
    <w:abstractNumId w:val="25"/>
  </w:num>
  <w:num w:numId="40">
    <w:abstractNumId w:val="15"/>
  </w:num>
  <w:num w:numId="41">
    <w:abstractNumId w:val="17"/>
  </w:num>
  <w:num w:numId="42">
    <w:abstractNumId w:val="42"/>
  </w:num>
  <w:num w:numId="43">
    <w:abstractNumId w:val="46"/>
  </w:num>
  <w:num w:numId="44">
    <w:abstractNumId w:val="58"/>
  </w:num>
  <w:num w:numId="45">
    <w:abstractNumId w:val="33"/>
  </w:num>
  <w:num w:numId="46">
    <w:abstractNumId w:val="36"/>
  </w:num>
  <w:num w:numId="47">
    <w:abstractNumId w:val="8"/>
  </w:num>
  <w:num w:numId="48">
    <w:abstractNumId w:val="30"/>
  </w:num>
  <w:num w:numId="49">
    <w:abstractNumId w:val="32"/>
  </w:num>
  <w:num w:numId="50">
    <w:abstractNumId w:val="23"/>
  </w:num>
  <w:num w:numId="51">
    <w:abstractNumId w:val="11"/>
  </w:num>
  <w:num w:numId="52">
    <w:abstractNumId w:val="56"/>
  </w:num>
  <w:num w:numId="53">
    <w:abstractNumId w:val="31"/>
  </w:num>
  <w:num w:numId="54">
    <w:abstractNumId w:val="43"/>
  </w:num>
  <w:num w:numId="55">
    <w:abstractNumId w:val="28"/>
  </w:num>
  <w:num w:numId="56">
    <w:abstractNumId w:val="45"/>
  </w:num>
  <w:num w:numId="57">
    <w:abstractNumId w:val="44"/>
  </w:num>
  <w:num w:numId="58">
    <w:abstractNumId w:val="10"/>
  </w:num>
  <w:num w:numId="59">
    <w:abstractNumId w:val="61"/>
  </w:num>
  <w:num w:numId="60">
    <w:abstractNumId w:val="59"/>
  </w:num>
  <w:num w:numId="61">
    <w:abstractNumId w:val="1"/>
  </w:num>
  <w:num w:numId="62">
    <w:abstractNumId w:val="49"/>
  </w:num>
  <w:num w:numId="63">
    <w:abstractNumId w:val="0"/>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曲薇">
    <w15:presenceInfo w15:providerId="AD" w15:userId="S-1-5-21-2135534161-3817930287-1586814155-30832"/>
  </w15:person>
  <w15:person w15:author="李雨琦_法务部">
    <w15:presenceInfo w15:providerId="AD" w15:userId="S-1-5-21-2135534161-3817930287-1586814155-27446"/>
  </w15:person>
  <w15:person w15:author="胡雪萌">
    <w15:presenceInfo w15:providerId="None" w15:userId="胡雪萌"/>
  </w15:person>
  <w15:person w15:author="Hansoh Minghui">
    <w15:presenceInfo w15:providerId="None" w15:userId="Hansoh Minghui"/>
  </w15:person>
  <w15:person w15:author="徐静静">
    <w15:presenceInfo w15:providerId="AD" w15:userId="S-1-5-21-2135534161-3817930287-1586814155-34559"/>
  </w15:person>
  <w15:person w15:author="黄威">
    <w15:presenceInfo w15:providerId="AD" w15:userId="S::williamhuang@allbrightlaw.com::feb6faaa-33d9-4c32-99d0-be151de8c524"/>
  </w15:person>
  <w15:person w15:author="李雨琦">
    <w15:presenceInfo w15:providerId="None" w15:userId="李雨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392"/>
    <w:rsid w:val="A7CEACE4"/>
    <w:rsid w:val="B26F009E"/>
    <w:rsid w:val="D7FB4DF8"/>
    <w:rsid w:val="FFFF9BC2"/>
    <w:rsid w:val="00002CBC"/>
    <w:rsid w:val="000112E0"/>
    <w:rsid w:val="00012068"/>
    <w:rsid w:val="000123E2"/>
    <w:rsid w:val="00013250"/>
    <w:rsid w:val="0001585D"/>
    <w:rsid w:val="000159F5"/>
    <w:rsid w:val="00020083"/>
    <w:rsid w:val="00031510"/>
    <w:rsid w:val="00031B87"/>
    <w:rsid w:val="000334BB"/>
    <w:rsid w:val="000400DB"/>
    <w:rsid w:val="0004180D"/>
    <w:rsid w:val="00041E71"/>
    <w:rsid w:val="0004415B"/>
    <w:rsid w:val="00045066"/>
    <w:rsid w:val="0004729E"/>
    <w:rsid w:val="00050E05"/>
    <w:rsid w:val="0005188E"/>
    <w:rsid w:val="00053761"/>
    <w:rsid w:val="00053C4A"/>
    <w:rsid w:val="00062FD9"/>
    <w:rsid w:val="0006691D"/>
    <w:rsid w:val="0007171F"/>
    <w:rsid w:val="000726DF"/>
    <w:rsid w:val="000753C4"/>
    <w:rsid w:val="00080DF9"/>
    <w:rsid w:val="00085934"/>
    <w:rsid w:val="000910D6"/>
    <w:rsid w:val="000939B0"/>
    <w:rsid w:val="000956BD"/>
    <w:rsid w:val="000A18E4"/>
    <w:rsid w:val="000A22BB"/>
    <w:rsid w:val="000A3B65"/>
    <w:rsid w:val="000B2938"/>
    <w:rsid w:val="000B35C2"/>
    <w:rsid w:val="000C544E"/>
    <w:rsid w:val="000D0B78"/>
    <w:rsid w:val="000D161A"/>
    <w:rsid w:val="000D1F5C"/>
    <w:rsid w:val="000D5ED3"/>
    <w:rsid w:val="000E2098"/>
    <w:rsid w:val="000E37A5"/>
    <w:rsid w:val="000E71D3"/>
    <w:rsid w:val="000F5119"/>
    <w:rsid w:val="000F56DA"/>
    <w:rsid w:val="000F5869"/>
    <w:rsid w:val="000F5BAF"/>
    <w:rsid w:val="00100053"/>
    <w:rsid w:val="00101856"/>
    <w:rsid w:val="00102A85"/>
    <w:rsid w:val="00103F3D"/>
    <w:rsid w:val="00106BE1"/>
    <w:rsid w:val="0010709E"/>
    <w:rsid w:val="00110582"/>
    <w:rsid w:val="00110D0F"/>
    <w:rsid w:val="001122C5"/>
    <w:rsid w:val="00113F05"/>
    <w:rsid w:val="00113F9A"/>
    <w:rsid w:val="001156FD"/>
    <w:rsid w:val="00126792"/>
    <w:rsid w:val="00132851"/>
    <w:rsid w:val="00132F13"/>
    <w:rsid w:val="00133D83"/>
    <w:rsid w:val="001353F8"/>
    <w:rsid w:val="00137C51"/>
    <w:rsid w:val="001449A7"/>
    <w:rsid w:val="00145296"/>
    <w:rsid w:val="00147D70"/>
    <w:rsid w:val="00156643"/>
    <w:rsid w:val="00164DFA"/>
    <w:rsid w:val="00167ACC"/>
    <w:rsid w:val="0017252F"/>
    <w:rsid w:val="00176C42"/>
    <w:rsid w:val="00180DDD"/>
    <w:rsid w:val="00182F6D"/>
    <w:rsid w:val="001834BE"/>
    <w:rsid w:val="00191260"/>
    <w:rsid w:val="00196ADE"/>
    <w:rsid w:val="001A0E67"/>
    <w:rsid w:val="001B4154"/>
    <w:rsid w:val="001B4A2D"/>
    <w:rsid w:val="001B6DCC"/>
    <w:rsid w:val="001B7D11"/>
    <w:rsid w:val="001C0629"/>
    <w:rsid w:val="001C1A94"/>
    <w:rsid w:val="001C375A"/>
    <w:rsid w:val="001D048E"/>
    <w:rsid w:val="001D3515"/>
    <w:rsid w:val="001E0805"/>
    <w:rsid w:val="001E1448"/>
    <w:rsid w:val="001E1DCA"/>
    <w:rsid w:val="001E4696"/>
    <w:rsid w:val="001F24EF"/>
    <w:rsid w:val="00204170"/>
    <w:rsid w:val="0020544B"/>
    <w:rsid w:val="0021034F"/>
    <w:rsid w:val="00210547"/>
    <w:rsid w:val="00212DC6"/>
    <w:rsid w:val="002148C3"/>
    <w:rsid w:val="00217D50"/>
    <w:rsid w:val="00220738"/>
    <w:rsid w:val="00221654"/>
    <w:rsid w:val="00221D4E"/>
    <w:rsid w:val="00224927"/>
    <w:rsid w:val="00224E7E"/>
    <w:rsid w:val="00240BF5"/>
    <w:rsid w:val="00241222"/>
    <w:rsid w:val="00241882"/>
    <w:rsid w:val="00244AE8"/>
    <w:rsid w:val="002453C2"/>
    <w:rsid w:val="00245A49"/>
    <w:rsid w:val="00254861"/>
    <w:rsid w:val="00255EED"/>
    <w:rsid w:val="0025720B"/>
    <w:rsid w:val="00261873"/>
    <w:rsid w:val="00263457"/>
    <w:rsid w:val="00267266"/>
    <w:rsid w:val="0027193F"/>
    <w:rsid w:val="00271E89"/>
    <w:rsid w:val="00272582"/>
    <w:rsid w:val="00275668"/>
    <w:rsid w:val="00275DF8"/>
    <w:rsid w:val="00283641"/>
    <w:rsid w:val="00283698"/>
    <w:rsid w:val="00285609"/>
    <w:rsid w:val="00291F9B"/>
    <w:rsid w:val="00295117"/>
    <w:rsid w:val="0029599C"/>
    <w:rsid w:val="0029689D"/>
    <w:rsid w:val="002A1C6B"/>
    <w:rsid w:val="002A3698"/>
    <w:rsid w:val="002A4EC2"/>
    <w:rsid w:val="002A6638"/>
    <w:rsid w:val="002A6998"/>
    <w:rsid w:val="002A7529"/>
    <w:rsid w:val="002B06A8"/>
    <w:rsid w:val="002B33B5"/>
    <w:rsid w:val="002B3538"/>
    <w:rsid w:val="002C41D4"/>
    <w:rsid w:val="002C6C97"/>
    <w:rsid w:val="002D27F3"/>
    <w:rsid w:val="002D2DE1"/>
    <w:rsid w:val="002D3FE5"/>
    <w:rsid w:val="002D6086"/>
    <w:rsid w:val="002D6425"/>
    <w:rsid w:val="002D73C8"/>
    <w:rsid w:val="002D76F7"/>
    <w:rsid w:val="002E0392"/>
    <w:rsid w:val="002E2608"/>
    <w:rsid w:val="002E274E"/>
    <w:rsid w:val="002E2E70"/>
    <w:rsid w:val="002E3218"/>
    <w:rsid w:val="002E476B"/>
    <w:rsid w:val="002F0D82"/>
    <w:rsid w:val="002F4031"/>
    <w:rsid w:val="0030043D"/>
    <w:rsid w:val="00304041"/>
    <w:rsid w:val="00305727"/>
    <w:rsid w:val="00307D5E"/>
    <w:rsid w:val="003106A2"/>
    <w:rsid w:val="0031436F"/>
    <w:rsid w:val="0031496D"/>
    <w:rsid w:val="00320071"/>
    <w:rsid w:val="00321DCE"/>
    <w:rsid w:val="0032604A"/>
    <w:rsid w:val="0032718F"/>
    <w:rsid w:val="00330CE9"/>
    <w:rsid w:val="00331AD6"/>
    <w:rsid w:val="00332AC3"/>
    <w:rsid w:val="0033740E"/>
    <w:rsid w:val="00344933"/>
    <w:rsid w:val="00351602"/>
    <w:rsid w:val="00353E59"/>
    <w:rsid w:val="00365407"/>
    <w:rsid w:val="003655B5"/>
    <w:rsid w:val="00367000"/>
    <w:rsid w:val="00372013"/>
    <w:rsid w:val="0037265C"/>
    <w:rsid w:val="00374B18"/>
    <w:rsid w:val="00377FA4"/>
    <w:rsid w:val="0038003B"/>
    <w:rsid w:val="003870A4"/>
    <w:rsid w:val="00391B20"/>
    <w:rsid w:val="00393BA6"/>
    <w:rsid w:val="00394A85"/>
    <w:rsid w:val="003A17BA"/>
    <w:rsid w:val="003A21DE"/>
    <w:rsid w:val="003A241F"/>
    <w:rsid w:val="003A4A51"/>
    <w:rsid w:val="003A5C23"/>
    <w:rsid w:val="003A5D83"/>
    <w:rsid w:val="003B44AC"/>
    <w:rsid w:val="003B599B"/>
    <w:rsid w:val="003C0BC4"/>
    <w:rsid w:val="003C2DCD"/>
    <w:rsid w:val="003C480C"/>
    <w:rsid w:val="003C77A4"/>
    <w:rsid w:val="003D002C"/>
    <w:rsid w:val="003D0B84"/>
    <w:rsid w:val="003D2EAF"/>
    <w:rsid w:val="003D3D97"/>
    <w:rsid w:val="003D7C34"/>
    <w:rsid w:val="003E04A4"/>
    <w:rsid w:val="003E09BA"/>
    <w:rsid w:val="003E23CD"/>
    <w:rsid w:val="003E2CB8"/>
    <w:rsid w:val="003E4BAD"/>
    <w:rsid w:val="003E6B8C"/>
    <w:rsid w:val="003F03F5"/>
    <w:rsid w:val="003F2BD6"/>
    <w:rsid w:val="003F7113"/>
    <w:rsid w:val="00400D87"/>
    <w:rsid w:val="0040166C"/>
    <w:rsid w:val="00401766"/>
    <w:rsid w:val="004049AD"/>
    <w:rsid w:val="004109AA"/>
    <w:rsid w:val="004109FF"/>
    <w:rsid w:val="00410DEB"/>
    <w:rsid w:val="00413559"/>
    <w:rsid w:val="00414FB1"/>
    <w:rsid w:val="004246E6"/>
    <w:rsid w:val="00431B2F"/>
    <w:rsid w:val="00432C69"/>
    <w:rsid w:val="00437DCF"/>
    <w:rsid w:val="0044050F"/>
    <w:rsid w:val="0044156A"/>
    <w:rsid w:val="0044276C"/>
    <w:rsid w:val="00442CC9"/>
    <w:rsid w:val="00444123"/>
    <w:rsid w:val="004441C1"/>
    <w:rsid w:val="0044447A"/>
    <w:rsid w:val="00445B46"/>
    <w:rsid w:val="0045017A"/>
    <w:rsid w:val="004557D8"/>
    <w:rsid w:val="004563AC"/>
    <w:rsid w:val="00456D12"/>
    <w:rsid w:val="0046070C"/>
    <w:rsid w:val="00462105"/>
    <w:rsid w:val="00463D96"/>
    <w:rsid w:val="00470CF8"/>
    <w:rsid w:val="004735BE"/>
    <w:rsid w:val="00476C10"/>
    <w:rsid w:val="0048666C"/>
    <w:rsid w:val="0048669B"/>
    <w:rsid w:val="004901A6"/>
    <w:rsid w:val="00496017"/>
    <w:rsid w:val="00497607"/>
    <w:rsid w:val="00497FA3"/>
    <w:rsid w:val="004A1DD3"/>
    <w:rsid w:val="004A4B3E"/>
    <w:rsid w:val="004A5D3C"/>
    <w:rsid w:val="004B2D09"/>
    <w:rsid w:val="004B3889"/>
    <w:rsid w:val="004B5793"/>
    <w:rsid w:val="004D2746"/>
    <w:rsid w:val="004D5FC7"/>
    <w:rsid w:val="004D774D"/>
    <w:rsid w:val="004E1406"/>
    <w:rsid w:val="004E1D91"/>
    <w:rsid w:val="004E312E"/>
    <w:rsid w:val="004F1D32"/>
    <w:rsid w:val="00501224"/>
    <w:rsid w:val="005024CC"/>
    <w:rsid w:val="00505E39"/>
    <w:rsid w:val="0051109C"/>
    <w:rsid w:val="00516768"/>
    <w:rsid w:val="005172FD"/>
    <w:rsid w:val="00523522"/>
    <w:rsid w:val="00523931"/>
    <w:rsid w:val="00524294"/>
    <w:rsid w:val="0053066C"/>
    <w:rsid w:val="00535202"/>
    <w:rsid w:val="00535924"/>
    <w:rsid w:val="00540E4A"/>
    <w:rsid w:val="00542EDE"/>
    <w:rsid w:val="0054453B"/>
    <w:rsid w:val="005473D2"/>
    <w:rsid w:val="00554EA0"/>
    <w:rsid w:val="00561525"/>
    <w:rsid w:val="005718EE"/>
    <w:rsid w:val="005762DF"/>
    <w:rsid w:val="0057730C"/>
    <w:rsid w:val="005808B6"/>
    <w:rsid w:val="00580D63"/>
    <w:rsid w:val="0058538C"/>
    <w:rsid w:val="00594B2F"/>
    <w:rsid w:val="005A3C32"/>
    <w:rsid w:val="005A7376"/>
    <w:rsid w:val="005B228B"/>
    <w:rsid w:val="005B6509"/>
    <w:rsid w:val="005B661D"/>
    <w:rsid w:val="005B67EE"/>
    <w:rsid w:val="005C17B3"/>
    <w:rsid w:val="005D031F"/>
    <w:rsid w:val="005D6C83"/>
    <w:rsid w:val="005D779C"/>
    <w:rsid w:val="005D7D42"/>
    <w:rsid w:val="005E307C"/>
    <w:rsid w:val="005E5111"/>
    <w:rsid w:val="005E51C7"/>
    <w:rsid w:val="005F6321"/>
    <w:rsid w:val="005F776F"/>
    <w:rsid w:val="00603F80"/>
    <w:rsid w:val="00606571"/>
    <w:rsid w:val="006113FB"/>
    <w:rsid w:val="006132B0"/>
    <w:rsid w:val="0061353B"/>
    <w:rsid w:val="006165A8"/>
    <w:rsid w:val="0061757C"/>
    <w:rsid w:val="0062123B"/>
    <w:rsid w:val="00622301"/>
    <w:rsid w:val="006238C8"/>
    <w:rsid w:val="00623B01"/>
    <w:rsid w:val="0062504D"/>
    <w:rsid w:val="006265A7"/>
    <w:rsid w:val="006318F3"/>
    <w:rsid w:val="0063490F"/>
    <w:rsid w:val="00636D6C"/>
    <w:rsid w:val="0064434F"/>
    <w:rsid w:val="0064653B"/>
    <w:rsid w:val="006527B7"/>
    <w:rsid w:val="00652E5C"/>
    <w:rsid w:val="006652E3"/>
    <w:rsid w:val="00671651"/>
    <w:rsid w:val="00673B9A"/>
    <w:rsid w:val="00673FBA"/>
    <w:rsid w:val="006769C4"/>
    <w:rsid w:val="00677EA6"/>
    <w:rsid w:val="00677FF3"/>
    <w:rsid w:val="0068054E"/>
    <w:rsid w:val="0068176E"/>
    <w:rsid w:val="00681E46"/>
    <w:rsid w:val="00682D2F"/>
    <w:rsid w:val="00683A6B"/>
    <w:rsid w:val="00686E37"/>
    <w:rsid w:val="00694474"/>
    <w:rsid w:val="00694FCF"/>
    <w:rsid w:val="00695754"/>
    <w:rsid w:val="006A1FAA"/>
    <w:rsid w:val="006A471F"/>
    <w:rsid w:val="006B576D"/>
    <w:rsid w:val="006B7A22"/>
    <w:rsid w:val="006C0E8A"/>
    <w:rsid w:val="006C5B63"/>
    <w:rsid w:val="006C6978"/>
    <w:rsid w:val="006D0520"/>
    <w:rsid w:val="006D23E1"/>
    <w:rsid w:val="006D56E4"/>
    <w:rsid w:val="006E5918"/>
    <w:rsid w:val="006E6FFA"/>
    <w:rsid w:val="006F1806"/>
    <w:rsid w:val="006F1888"/>
    <w:rsid w:val="006F206E"/>
    <w:rsid w:val="006F7A12"/>
    <w:rsid w:val="00705691"/>
    <w:rsid w:val="00706AB4"/>
    <w:rsid w:val="00710953"/>
    <w:rsid w:val="0071184E"/>
    <w:rsid w:val="0071200C"/>
    <w:rsid w:val="007139C8"/>
    <w:rsid w:val="00714A18"/>
    <w:rsid w:val="007165AD"/>
    <w:rsid w:val="00716A5C"/>
    <w:rsid w:val="00721756"/>
    <w:rsid w:val="00725EB5"/>
    <w:rsid w:val="00726762"/>
    <w:rsid w:val="00735E64"/>
    <w:rsid w:val="00736005"/>
    <w:rsid w:val="00736320"/>
    <w:rsid w:val="0074093B"/>
    <w:rsid w:val="007426D6"/>
    <w:rsid w:val="00742B5D"/>
    <w:rsid w:val="00742ED9"/>
    <w:rsid w:val="0074594F"/>
    <w:rsid w:val="0074679D"/>
    <w:rsid w:val="007556B2"/>
    <w:rsid w:val="00762083"/>
    <w:rsid w:val="00763592"/>
    <w:rsid w:val="00764B76"/>
    <w:rsid w:val="007710FA"/>
    <w:rsid w:val="007713EA"/>
    <w:rsid w:val="00773F2F"/>
    <w:rsid w:val="00782873"/>
    <w:rsid w:val="00794BB8"/>
    <w:rsid w:val="007958B7"/>
    <w:rsid w:val="00795DBF"/>
    <w:rsid w:val="007975F0"/>
    <w:rsid w:val="007978DB"/>
    <w:rsid w:val="007A0978"/>
    <w:rsid w:val="007A3845"/>
    <w:rsid w:val="007A3E51"/>
    <w:rsid w:val="007A6286"/>
    <w:rsid w:val="007A6480"/>
    <w:rsid w:val="007B44A4"/>
    <w:rsid w:val="007B6C68"/>
    <w:rsid w:val="007C084B"/>
    <w:rsid w:val="007C2A60"/>
    <w:rsid w:val="007C5B30"/>
    <w:rsid w:val="007C7368"/>
    <w:rsid w:val="007C7486"/>
    <w:rsid w:val="007C780F"/>
    <w:rsid w:val="007D16B1"/>
    <w:rsid w:val="007D1829"/>
    <w:rsid w:val="007D1FA1"/>
    <w:rsid w:val="007D271A"/>
    <w:rsid w:val="007D5507"/>
    <w:rsid w:val="007D56CB"/>
    <w:rsid w:val="007E2497"/>
    <w:rsid w:val="007E4390"/>
    <w:rsid w:val="007E6308"/>
    <w:rsid w:val="007E78B9"/>
    <w:rsid w:val="007F16D3"/>
    <w:rsid w:val="007F22A6"/>
    <w:rsid w:val="00802BDD"/>
    <w:rsid w:val="008079F3"/>
    <w:rsid w:val="0081254C"/>
    <w:rsid w:val="00812F45"/>
    <w:rsid w:val="00822A8A"/>
    <w:rsid w:val="00824B9E"/>
    <w:rsid w:val="0082715C"/>
    <w:rsid w:val="00834A43"/>
    <w:rsid w:val="008436E3"/>
    <w:rsid w:val="00845443"/>
    <w:rsid w:val="00850DEB"/>
    <w:rsid w:val="008517AB"/>
    <w:rsid w:val="008523FC"/>
    <w:rsid w:val="0085699B"/>
    <w:rsid w:val="00860E7F"/>
    <w:rsid w:val="00861778"/>
    <w:rsid w:val="008621F5"/>
    <w:rsid w:val="0086410D"/>
    <w:rsid w:val="00865ED6"/>
    <w:rsid w:val="00870B9E"/>
    <w:rsid w:val="00872A86"/>
    <w:rsid w:val="00874185"/>
    <w:rsid w:val="0087742F"/>
    <w:rsid w:val="00880BD3"/>
    <w:rsid w:val="00880EB2"/>
    <w:rsid w:val="0088359C"/>
    <w:rsid w:val="00883B69"/>
    <w:rsid w:val="00884E18"/>
    <w:rsid w:val="00887126"/>
    <w:rsid w:val="0089006D"/>
    <w:rsid w:val="00891314"/>
    <w:rsid w:val="00894223"/>
    <w:rsid w:val="00896B7B"/>
    <w:rsid w:val="008A0439"/>
    <w:rsid w:val="008A684B"/>
    <w:rsid w:val="008B3792"/>
    <w:rsid w:val="008B75D2"/>
    <w:rsid w:val="008C2BED"/>
    <w:rsid w:val="008C3F8E"/>
    <w:rsid w:val="008C45AC"/>
    <w:rsid w:val="008C46EF"/>
    <w:rsid w:val="008C5C53"/>
    <w:rsid w:val="008D2C6A"/>
    <w:rsid w:val="008E1170"/>
    <w:rsid w:val="008E2775"/>
    <w:rsid w:val="008E28B8"/>
    <w:rsid w:val="008E728F"/>
    <w:rsid w:val="008F1DDD"/>
    <w:rsid w:val="008F2A95"/>
    <w:rsid w:val="008F2B4B"/>
    <w:rsid w:val="00900C1B"/>
    <w:rsid w:val="00901532"/>
    <w:rsid w:val="00910AA9"/>
    <w:rsid w:val="00910EE8"/>
    <w:rsid w:val="00912BA7"/>
    <w:rsid w:val="009169E2"/>
    <w:rsid w:val="00920C5F"/>
    <w:rsid w:val="009240FA"/>
    <w:rsid w:val="0092716B"/>
    <w:rsid w:val="0092774D"/>
    <w:rsid w:val="00932EBC"/>
    <w:rsid w:val="0093612B"/>
    <w:rsid w:val="00937511"/>
    <w:rsid w:val="00940EEA"/>
    <w:rsid w:val="00944B42"/>
    <w:rsid w:val="00945242"/>
    <w:rsid w:val="00945E8F"/>
    <w:rsid w:val="00947572"/>
    <w:rsid w:val="00947E99"/>
    <w:rsid w:val="009515BE"/>
    <w:rsid w:val="00962897"/>
    <w:rsid w:val="00971B46"/>
    <w:rsid w:val="009725CF"/>
    <w:rsid w:val="00977095"/>
    <w:rsid w:val="00977A66"/>
    <w:rsid w:val="00977CEB"/>
    <w:rsid w:val="00980022"/>
    <w:rsid w:val="00982246"/>
    <w:rsid w:val="009855D6"/>
    <w:rsid w:val="009946FF"/>
    <w:rsid w:val="009A103C"/>
    <w:rsid w:val="009B11B3"/>
    <w:rsid w:val="009B2333"/>
    <w:rsid w:val="009B30D4"/>
    <w:rsid w:val="009C3D1F"/>
    <w:rsid w:val="009C505C"/>
    <w:rsid w:val="009C6FC8"/>
    <w:rsid w:val="009D0A3C"/>
    <w:rsid w:val="009D10BA"/>
    <w:rsid w:val="009D265E"/>
    <w:rsid w:val="009D2EBF"/>
    <w:rsid w:val="009E0F01"/>
    <w:rsid w:val="009E26CA"/>
    <w:rsid w:val="009E2896"/>
    <w:rsid w:val="009E40AE"/>
    <w:rsid w:val="009E4A04"/>
    <w:rsid w:val="009E5D41"/>
    <w:rsid w:val="009F2E91"/>
    <w:rsid w:val="009F552B"/>
    <w:rsid w:val="009F6A88"/>
    <w:rsid w:val="009F7091"/>
    <w:rsid w:val="009F7C11"/>
    <w:rsid w:val="00A00369"/>
    <w:rsid w:val="00A054E4"/>
    <w:rsid w:val="00A14696"/>
    <w:rsid w:val="00A14C35"/>
    <w:rsid w:val="00A1551C"/>
    <w:rsid w:val="00A158A5"/>
    <w:rsid w:val="00A20AA8"/>
    <w:rsid w:val="00A31956"/>
    <w:rsid w:val="00A34C12"/>
    <w:rsid w:val="00A37224"/>
    <w:rsid w:val="00A4471F"/>
    <w:rsid w:val="00A45ABD"/>
    <w:rsid w:val="00A472C6"/>
    <w:rsid w:val="00A5250A"/>
    <w:rsid w:val="00A53518"/>
    <w:rsid w:val="00A57407"/>
    <w:rsid w:val="00A57575"/>
    <w:rsid w:val="00A62EDA"/>
    <w:rsid w:val="00A6555E"/>
    <w:rsid w:val="00A66BFB"/>
    <w:rsid w:val="00A769F6"/>
    <w:rsid w:val="00A84607"/>
    <w:rsid w:val="00A851E2"/>
    <w:rsid w:val="00A85713"/>
    <w:rsid w:val="00A915A2"/>
    <w:rsid w:val="00A92AA9"/>
    <w:rsid w:val="00A95977"/>
    <w:rsid w:val="00AA00E4"/>
    <w:rsid w:val="00AA125B"/>
    <w:rsid w:val="00AA5D20"/>
    <w:rsid w:val="00AB0098"/>
    <w:rsid w:val="00AB1F0B"/>
    <w:rsid w:val="00AB3FDD"/>
    <w:rsid w:val="00AB4A5A"/>
    <w:rsid w:val="00AB4BF6"/>
    <w:rsid w:val="00AB4BFD"/>
    <w:rsid w:val="00AB5ABA"/>
    <w:rsid w:val="00AC077C"/>
    <w:rsid w:val="00AC3480"/>
    <w:rsid w:val="00AC5E84"/>
    <w:rsid w:val="00AC6BE9"/>
    <w:rsid w:val="00AD29B4"/>
    <w:rsid w:val="00AD6937"/>
    <w:rsid w:val="00AE60DD"/>
    <w:rsid w:val="00AE6504"/>
    <w:rsid w:val="00AE667C"/>
    <w:rsid w:val="00AF377E"/>
    <w:rsid w:val="00AF70E8"/>
    <w:rsid w:val="00B07589"/>
    <w:rsid w:val="00B11532"/>
    <w:rsid w:val="00B21F09"/>
    <w:rsid w:val="00B24C54"/>
    <w:rsid w:val="00B3044C"/>
    <w:rsid w:val="00B32AB3"/>
    <w:rsid w:val="00B33276"/>
    <w:rsid w:val="00B33447"/>
    <w:rsid w:val="00B402A2"/>
    <w:rsid w:val="00B425C0"/>
    <w:rsid w:val="00B44136"/>
    <w:rsid w:val="00B50B6E"/>
    <w:rsid w:val="00B54EFE"/>
    <w:rsid w:val="00B60722"/>
    <w:rsid w:val="00B629BB"/>
    <w:rsid w:val="00B64C2D"/>
    <w:rsid w:val="00B65224"/>
    <w:rsid w:val="00B66944"/>
    <w:rsid w:val="00B70A8F"/>
    <w:rsid w:val="00B72B2F"/>
    <w:rsid w:val="00B76833"/>
    <w:rsid w:val="00B76F5E"/>
    <w:rsid w:val="00B80D8D"/>
    <w:rsid w:val="00B82A51"/>
    <w:rsid w:val="00B82D96"/>
    <w:rsid w:val="00B86AE7"/>
    <w:rsid w:val="00B95371"/>
    <w:rsid w:val="00B968D4"/>
    <w:rsid w:val="00B97825"/>
    <w:rsid w:val="00BA4112"/>
    <w:rsid w:val="00BA4CBD"/>
    <w:rsid w:val="00BA6038"/>
    <w:rsid w:val="00BB0E1D"/>
    <w:rsid w:val="00BB1F4F"/>
    <w:rsid w:val="00BB6EA4"/>
    <w:rsid w:val="00BB7FB2"/>
    <w:rsid w:val="00BC2D53"/>
    <w:rsid w:val="00BC5A42"/>
    <w:rsid w:val="00BD18D2"/>
    <w:rsid w:val="00BD424B"/>
    <w:rsid w:val="00BD459C"/>
    <w:rsid w:val="00BD5DC1"/>
    <w:rsid w:val="00BD7D15"/>
    <w:rsid w:val="00BE08C5"/>
    <w:rsid w:val="00BE19B5"/>
    <w:rsid w:val="00BE5D08"/>
    <w:rsid w:val="00BE768C"/>
    <w:rsid w:val="00BF11A1"/>
    <w:rsid w:val="00BF3D6B"/>
    <w:rsid w:val="00BF3E63"/>
    <w:rsid w:val="00BF63B4"/>
    <w:rsid w:val="00C0659C"/>
    <w:rsid w:val="00C15771"/>
    <w:rsid w:val="00C17402"/>
    <w:rsid w:val="00C22A22"/>
    <w:rsid w:val="00C25B2D"/>
    <w:rsid w:val="00C26DFB"/>
    <w:rsid w:val="00C2722E"/>
    <w:rsid w:val="00C332F9"/>
    <w:rsid w:val="00C3403B"/>
    <w:rsid w:val="00C374BE"/>
    <w:rsid w:val="00C46A5A"/>
    <w:rsid w:val="00C471F9"/>
    <w:rsid w:val="00C47736"/>
    <w:rsid w:val="00C501D5"/>
    <w:rsid w:val="00C51134"/>
    <w:rsid w:val="00C57237"/>
    <w:rsid w:val="00C57947"/>
    <w:rsid w:val="00C57F65"/>
    <w:rsid w:val="00C6068E"/>
    <w:rsid w:val="00C62790"/>
    <w:rsid w:val="00C64623"/>
    <w:rsid w:val="00C646D7"/>
    <w:rsid w:val="00C64EAE"/>
    <w:rsid w:val="00C6687E"/>
    <w:rsid w:val="00C672FD"/>
    <w:rsid w:val="00C67F95"/>
    <w:rsid w:val="00C72565"/>
    <w:rsid w:val="00C8264E"/>
    <w:rsid w:val="00C9060E"/>
    <w:rsid w:val="00C927F4"/>
    <w:rsid w:val="00C928D2"/>
    <w:rsid w:val="00C932B6"/>
    <w:rsid w:val="00C933E5"/>
    <w:rsid w:val="00CA02D7"/>
    <w:rsid w:val="00CA5B35"/>
    <w:rsid w:val="00CA5D65"/>
    <w:rsid w:val="00CA6014"/>
    <w:rsid w:val="00CA61E0"/>
    <w:rsid w:val="00CB7649"/>
    <w:rsid w:val="00CC1C99"/>
    <w:rsid w:val="00CC2667"/>
    <w:rsid w:val="00CC4A0E"/>
    <w:rsid w:val="00CD2DA2"/>
    <w:rsid w:val="00CD3C59"/>
    <w:rsid w:val="00CD5AD7"/>
    <w:rsid w:val="00CD6866"/>
    <w:rsid w:val="00CE18E7"/>
    <w:rsid w:val="00CE2364"/>
    <w:rsid w:val="00CE26C9"/>
    <w:rsid w:val="00CF05A4"/>
    <w:rsid w:val="00CF096E"/>
    <w:rsid w:val="00CF11F3"/>
    <w:rsid w:val="00CF780B"/>
    <w:rsid w:val="00D03AFA"/>
    <w:rsid w:val="00D05E3A"/>
    <w:rsid w:val="00D12E40"/>
    <w:rsid w:val="00D171E9"/>
    <w:rsid w:val="00D26422"/>
    <w:rsid w:val="00D3020C"/>
    <w:rsid w:val="00D312E3"/>
    <w:rsid w:val="00D314FD"/>
    <w:rsid w:val="00D3440E"/>
    <w:rsid w:val="00D344DF"/>
    <w:rsid w:val="00D35AEE"/>
    <w:rsid w:val="00D36D14"/>
    <w:rsid w:val="00D40D62"/>
    <w:rsid w:val="00D43581"/>
    <w:rsid w:val="00D451D4"/>
    <w:rsid w:val="00D4521E"/>
    <w:rsid w:val="00D52B97"/>
    <w:rsid w:val="00D53824"/>
    <w:rsid w:val="00D54698"/>
    <w:rsid w:val="00D6099C"/>
    <w:rsid w:val="00D63D27"/>
    <w:rsid w:val="00D653FD"/>
    <w:rsid w:val="00D76936"/>
    <w:rsid w:val="00D85519"/>
    <w:rsid w:val="00D91969"/>
    <w:rsid w:val="00D94553"/>
    <w:rsid w:val="00D9582B"/>
    <w:rsid w:val="00DA22D0"/>
    <w:rsid w:val="00DA4B68"/>
    <w:rsid w:val="00DB66DD"/>
    <w:rsid w:val="00DC2764"/>
    <w:rsid w:val="00DC5A20"/>
    <w:rsid w:val="00DC65BC"/>
    <w:rsid w:val="00DC66A8"/>
    <w:rsid w:val="00DC7B46"/>
    <w:rsid w:val="00DC7FB2"/>
    <w:rsid w:val="00DD36A3"/>
    <w:rsid w:val="00DD6D49"/>
    <w:rsid w:val="00DD7155"/>
    <w:rsid w:val="00DE1F25"/>
    <w:rsid w:val="00DE2697"/>
    <w:rsid w:val="00DE4793"/>
    <w:rsid w:val="00DE4A74"/>
    <w:rsid w:val="00DF10C3"/>
    <w:rsid w:val="00DF1A6D"/>
    <w:rsid w:val="00DF3E57"/>
    <w:rsid w:val="00DF7C62"/>
    <w:rsid w:val="00E00673"/>
    <w:rsid w:val="00E01B3E"/>
    <w:rsid w:val="00E0303C"/>
    <w:rsid w:val="00E03A77"/>
    <w:rsid w:val="00E0496C"/>
    <w:rsid w:val="00E04997"/>
    <w:rsid w:val="00E111B4"/>
    <w:rsid w:val="00E1174B"/>
    <w:rsid w:val="00E1297C"/>
    <w:rsid w:val="00E15497"/>
    <w:rsid w:val="00E16627"/>
    <w:rsid w:val="00E179DA"/>
    <w:rsid w:val="00E228EA"/>
    <w:rsid w:val="00E303C9"/>
    <w:rsid w:val="00E403DE"/>
    <w:rsid w:val="00E40D8B"/>
    <w:rsid w:val="00E4181C"/>
    <w:rsid w:val="00E42482"/>
    <w:rsid w:val="00E4537D"/>
    <w:rsid w:val="00E4675C"/>
    <w:rsid w:val="00E604D7"/>
    <w:rsid w:val="00E6133C"/>
    <w:rsid w:val="00E61DE2"/>
    <w:rsid w:val="00E66246"/>
    <w:rsid w:val="00E664C8"/>
    <w:rsid w:val="00E75AC5"/>
    <w:rsid w:val="00E805CD"/>
    <w:rsid w:val="00E80B92"/>
    <w:rsid w:val="00E82062"/>
    <w:rsid w:val="00E82988"/>
    <w:rsid w:val="00E831B5"/>
    <w:rsid w:val="00E94111"/>
    <w:rsid w:val="00E94920"/>
    <w:rsid w:val="00E9501D"/>
    <w:rsid w:val="00E96CF0"/>
    <w:rsid w:val="00EA13EE"/>
    <w:rsid w:val="00EA1925"/>
    <w:rsid w:val="00EA2A84"/>
    <w:rsid w:val="00EA3CA4"/>
    <w:rsid w:val="00EA404B"/>
    <w:rsid w:val="00EA6D1D"/>
    <w:rsid w:val="00EB2952"/>
    <w:rsid w:val="00EB3CC4"/>
    <w:rsid w:val="00EB4C60"/>
    <w:rsid w:val="00EC121A"/>
    <w:rsid w:val="00EC16E1"/>
    <w:rsid w:val="00EC45F4"/>
    <w:rsid w:val="00ED05AA"/>
    <w:rsid w:val="00ED3C00"/>
    <w:rsid w:val="00ED6334"/>
    <w:rsid w:val="00ED76FC"/>
    <w:rsid w:val="00EE026F"/>
    <w:rsid w:val="00EE1624"/>
    <w:rsid w:val="00EE4187"/>
    <w:rsid w:val="00EE435C"/>
    <w:rsid w:val="00EE4E32"/>
    <w:rsid w:val="00EF5A97"/>
    <w:rsid w:val="00EF618E"/>
    <w:rsid w:val="00EF6F87"/>
    <w:rsid w:val="00F02A8F"/>
    <w:rsid w:val="00F034E4"/>
    <w:rsid w:val="00F05DBF"/>
    <w:rsid w:val="00F0626A"/>
    <w:rsid w:val="00F11E26"/>
    <w:rsid w:val="00F11F07"/>
    <w:rsid w:val="00F12F2B"/>
    <w:rsid w:val="00F159F7"/>
    <w:rsid w:val="00F17828"/>
    <w:rsid w:val="00F20B45"/>
    <w:rsid w:val="00F2291B"/>
    <w:rsid w:val="00F2361A"/>
    <w:rsid w:val="00F26E25"/>
    <w:rsid w:val="00F2786F"/>
    <w:rsid w:val="00F306CA"/>
    <w:rsid w:val="00F33733"/>
    <w:rsid w:val="00F37374"/>
    <w:rsid w:val="00F419D4"/>
    <w:rsid w:val="00F47AE5"/>
    <w:rsid w:val="00F50E0F"/>
    <w:rsid w:val="00F52727"/>
    <w:rsid w:val="00F5581A"/>
    <w:rsid w:val="00F55E48"/>
    <w:rsid w:val="00F579B5"/>
    <w:rsid w:val="00F63A20"/>
    <w:rsid w:val="00F640A9"/>
    <w:rsid w:val="00F647E1"/>
    <w:rsid w:val="00F6571E"/>
    <w:rsid w:val="00F66EDE"/>
    <w:rsid w:val="00F673AA"/>
    <w:rsid w:val="00F70A35"/>
    <w:rsid w:val="00F710AC"/>
    <w:rsid w:val="00F8049C"/>
    <w:rsid w:val="00F8298B"/>
    <w:rsid w:val="00F83361"/>
    <w:rsid w:val="00F83B60"/>
    <w:rsid w:val="00F8631D"/>
    <w:rsid w:val="00F86925"/>
    <w:rsid w:val="00F9538D"/>
    <w:rsid w:val="00F977C8"/>
    <w:rsid w:val="00FA2224"/>
    <w:rsid w:val="00FA2652"/>
    <w:rsid w:val="00FA3BE5"/>
    <w:rsid w:val="00FA3C01"/>
    <w:rsid w:val="00FA4B7C"/>
    <w:rsid w:val="00FB1C5D"/>
    <w:rsid w:val="00FB22C1"/>
    <w:rsid w:val="00FB2C8E"/>
    <w:rsid w:val="00FB2FDE"/>
    <w:rsid w:val="00FB3FE3"/>
    <w:rsid w:val="00FB7536"/>
    <w:rsid w:val="00FC3400"/>
    <w:rsid w:val="00FC682A"/>
    <w:rsid w:val="00FC7805"/>
    <w:rsid w:val="00FD0879"/>
    <w:rsid w:val="00FD0D0D"/>
    <w:rsid w:val="00FD17FE"/>
    <w:rsid w:val="00FD71FC"/>
    <w:rsid w:val="00FE04D1"/>
    <w:rsid w:val="00FE47AC"/>
    <w:rsid w:val="00FE774A"/>
    <w:rsid w:val="2AD7647F"/>
    <w:rsid w:val="2ADC5DFB"/>
    <w:rsid w:val="2FF764B0"/>
    <w:rsid w:val="3721563F"/>
    <w:rsid w:val="3FF31544"/>
    <w:rsid w:val="67DCD24F"/>
    <w:rsid w:val="6FF77B92"/>
    <w:rsid w:val="7FDFE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697514"/>
  <w14:defaultImageDpi w14:val="330"/>
  <w15:docId w15:val="{87D7F7FD-7F38-489D-BDE4-325A057E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iPriority="0" w:qFormat="1"/>
    <w:lsdException w:name="annotation text" w:unhideWhenUsed="1" w:qFormat="1"/>
    <w:lsdException w:name="head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iPriority="0"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semiHidden/>
    <w:qFormat/>
    <w:pPr>
      <w:ind w:left="1260"/>
      <w:jc w:val="left"/>
    </w:pPr>
    <w:rPr>
      <w:szCs w:val="21"/>
    </w:rPr>
  </w:style>
  <w:style w:type="paragraph" w:styleId="a3">
    <w:name w:val="Document Map"/>
    <w:basedOn w:val="a"/>
    <w:link w:val="a4"/>
    <w:uiPriority w:val="99"/>
    <w:semiHidden/>
    <w:unhideWhenUsed/>
    <w:qFormat/>
    <w:rPr>
      <w:rFonts w:ascii="宋体"/>
      <w:sz w:val="24"/>
    </w:rPr>
  </w:style>
  <w:style w:type="paragraph" w:styleId="a5">
    <w:name w:val="annotation text"/>
    <w:basedOn w:val="a"/>
    <w:link w:val="a6"/>
    <w:uiPriority w:val="99"/>
    <w:unhideWhenUsed/>
    <w:qFormat/>
    <w:pPr>
      <w:jc w:val="left"/>
    </w:pPr>
  </w:style>
  <w:style w:type="paragraph" w:styleId="a7">
    <w:name w:val="Body Text"/>
    <w:basedOn w:val="a"/>
    <w:semiHidden/>
    <w:qFormat/>
    <w:rPr>
      <w:sz w:val="28"/>
    </w:rPr>
  </w:style>
  <w:style w:type="paragraph" w:styleId="a8">
    <w:name w:val="Body Text Indent"/>
    <w:basedOn w:val="a"/>
    <w:semiHidden/>
    <w:qFormat/>
    <w:pPr>
      <w:spacing w:line="500" w:lineRule="exact"/>
      <w:ind w:leftChars="200" w:left="660" w:hangingChars="100" w:hanging="240"/>
    </w:pPr>
    <w:rPr>
      <w:rFonts w:ascii="宋体" w:hAnsi="宋体"/>
      <w:color w:val="FF0000"/>
      <w:sz w:val="24"/>
    </w:rPr>
  </w:style>
  <w:style w:type="paragraph" w:styleId="5">
    <w:name w:val="toc 5"/>
    <w:basedOn w:val="a"/>
    <w:next w:val="a"/>
    <w:semiHidden/>
    <w:qFormat/>
    <w:pPr>
      <w:ind w:left="840"/>
      <w:jc w:val="left"/>
    </w:pPr>
    <w:rPr>
      <w:szCs w:val="21"/>
    </w:rPr>
  </w:style>
  <w:style w:type="paragraph" w:styleId="31">
    <w:name w:val="toc 3"/>
    <w:basedOn w:val="a"/>
    <w:next w:val="a"/>
    <w:uiPriority w:val="39"/>
    <w:qFormat/>
    <w:pPr>
      <w:ind w:left="420"/>
      <w:jc w:val="left"/>
    </w:pPr>
    <w:rPr>
      <w:i/>
      <w:iCs/>
    </w:rPr>
  </w:style>
  <w:style w:type="paragraph" w:styleId="a9">
    <w:name w:val="Plain Text"/>
    <w:basedOn w:val="a"/>
    <w:link w:val="10"/>
    <w:qFormat/>
    <w:rPr>
      <w:rFonts w:ascii="宋体" w:hAnsi="Courier New"/>
      <w:kern w:val="0"/>
      <w:sz w:val="20"/>
      <w:szCs w:val="21"/>
    </w:rPr>
  </w:style>
  <w:style w:type="paragraph" w:styleId="8">
    <w:name w:val="toc 8"/>
    <w:basedOn w:val="a"/>
    <w:next w:val="a"/>
    <w:semiHidden/>
    <w:qFormat/>
    <w:pPr>
      <w:ind w:left="1470"/>
      <w:jc w:val="left"/>
    </w:pPr>
    <w:rPr>
      <w:szCs w:val="21"/>
    </w:rPr>
  </w:style>
  <w:style w:type="paragraph" w:styleId="aa">
    <w:name w:val="Date"/>
    <w:basedOn w:val="a"/>
    <w:next w:val="a"/>
    <w:semiHidden/>
    <w:qFormat/>
    <w:pPr>
      <w:adjustRightInd w:val="0"/>
      <w:spacing w:line="360" w:lineRule="atLeast"/>
      <w:textAlignment w:val="baseline"/>
    </w:pPr>
    <w:rPr>
      <w:kern w:val="0"/>
      <w:sz w:val="24"/>
      <w:szCs w:val="20"/>
    </w:rPr>
  </w:style>
  <w:style w:type="paragraph" w:styleId="21">
    <w:name w:val="Body Text Indent 2"/>
    <w:basedOn w:val="a"/>
    <w:semiHidden/>
    <w:qFormat/>
    <w:pPr>
      <w:spacing w:line="500" w:lineRule="exact"/>
      <w:ind w:left="750"/>
    </w:pPr>
    <w:rPr>
      <w:rFonts w:ascii="隶书" w:eastAsia="隶书" w:hAnsi="宋体"/>
      <w:color w:val="0000FF"/>
      <w:sz w:val="28"/>
    </w:rPr>
  </w:style>
  <w:style w:type="paragraph" w:styleId="ab">
    <w:name w:val="Balloon Text"/>
    <w:basedOn w:val="a"/>
    <w:semiHidden/>
    <w:qFormat/>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paragraph" w:styleId="ae">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spacing w:before="120" w:after="120"/>
      <w:jc w:val="left"/>
    </w:pPr>
    <w:rPr>
      <w:b/>
      <w:bCs/>
      <w:caps/>
    </w:rPr>
  </w:style>
  <w:style w:type="paragraph" w:styleId="41">
    <w:name w:val="toc 4"/>
    <w:basedOn w:val="a"/>
    <w:next w:val="a"/>
    <w:semiHidden/>
    <w:qFormat/>
    <w:pPr>
      <w:ind w:left="630"/>
      <w:jc w:val="left"/>
    </w:pPr>
    <w:rPr>
      <w:szCs w:val="21"/>
    </w:rPr>
  </w:style>
  <w:style w:type="paragraph" w:styleId="af">
    <w:name w:val="footnote text"/>
    <w:basedOn w:val="a"/>
    <w:semiHidden/>
    <w:qFormat/>
    <w:pPr>
      <w:snapToGrid w:val="0"/>
      <w:jc w:val="left"/>
    </w:pPr>
    <w:rPr>
      <w:sz w:val="18"/>
      <w:szCs w:val="18"/>
    </w:rPr>
  </w:style>
  <w:style w:type="paragraph" w:styleId="6">
    <w:name w:val="toc 6"/>
    <w:basedOn w:val="a"/>
    <w:next w:val="a"/>
    <w:semiHidden/>
    <w:qFormat/>
    <w:pPr>
      <w:ind w:left="1050"/>
      <w:jc w:val="left"/>
    </w:pPr>
    <w:rPr>
      <w:szCs w:val="21"/>
    </w:rPr>
  </w:style>
  <w:style w:type="paragraph" w:styleId="32">
    <w:name w:val="Body Text Indent 3"/>
    <w:basedOn w:val="a"/>
    <w:semiHidden/>
    <w:qFormat/>
    <w:pPr>
      <w:spacing w:line="500" w:lineRule="exact"/>
      <w:ind w:leftChars="200" w:left="700" w:hangingChars="100" w:hanging="280"/>
    </w:pPr>
    <w:rPr>
      <w:rFonts w:ascii="隶书" w:eastAsia="隶书" w:hAnsi="宋体"/>
      <w:color w:val="0000FF"/>
      <w:sz w:val="28"/>
    </w:rPr>
  </w:style>
  <w:style w:type="paragraph" w:styleId="22">
    <w:name w:val="toc 2"/>
    <w:basedOn w:val="a"/>
    <w:next w:val="a"/>
    <w:uiPriority w:val="39"/>
    <w:qFormat/>
    <w:pPr>
      <w:ind w:left="210"/>
      <w:jc w:val="left"/>
    </w:pPr>
    <w:rPr>
      <w:smallCaps/>
    </w:rPr>
  </w:style>
  <w:style w:type="paragraph" w:styleId="9">
    <w:name w:val="toc 9"/>
    <w:basedOn w:val="a"/>
    <w:next w:val="a"/>
    <w:semiHidden/>
    <w:qFormat/>
    <w:pPr>
      <w:ind w:left="1680"/>
      <w:jc w:val="left"/>
    </w:pPr>
    <w:rPr>
      <w:szCs w:val="21"/>
    </w:rPr>
  </w:style>
  <w:style w:type="paragraph" w:styleId="23">
    <w:name w:val="Body Text 2"/>
    <w:basedOn w:val="a"/>
    <w:semiHidden/>
    <w:qFormat/>
    <w:pPr>
      <w:spacing w:after="50" w:line="500" w:lineRule="atLeast"/>
    </w:pPr>
    <w:rPr>
      <w:sz w:val="24"/>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0">
    <w:name w:val="Title"/>
    <w:basedOn w:val="a"/>
    <w:next w:val="a"/>
    <w:link w:val="af1"/>
    <w:uiPriority w:val="10"/>
    <w:qFormat/>
    <w:pPr>
      <w:spacing w:before="240" w:after="60"/>
      <w:jc w:val="center"/>
      <w:outlineLvl w:val="0"/>
    </w:pPr>
    <w:rPr>
      <w:rFonts w:ascii="Calibri Light" w:hAnsi="Calibri Light"/>
      <w:b/>
      <w:bCs/>
      <w:sz w:val="32"/>
      <w:szCs w:val="32"/>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semiHidden/>
    <w:qFormat/>
  </w:style>
  <w:style w:type="character" w:styleId="af6">
    <w:name w:val="Hyperlink"/>
    <w:uiPriority w:val="99"/>
    <w:qFormat/>
    <w:rPr>
      <w:color w:val="0000FF"/>
      <w:u w:val="single"/>
    </w:rPr>
  </w:style>
  <w:style w:type="character" w:styleId="af7">
    <w:name w:val="annotation reference"/>
    <w:uiPriority w:val="99"/>
    <w:unhideWhenUsed/>
    <w:qFormat/>
    <w:rPr>
      <w:sz w:val="21"/>
      <w:szCs w:val="21"/>
    </w:rPr>
  </w:style>
  <w:style w:type="character" w:styleId="af8">
    <w:name w:val="footnote reference"/>
    <w:semiHidden/>
    <w:qFormat/>
    <w:rPr>
      <w:vertAlign w:val="superscript"/>
    </w:rPr>
  </w:style>
  <w:style w:type="character" w:customStyle="1" w:styleId="af3">
    <w:name w:val="批注主题 字符"/>
    <w:link w:val="af2"/>
    <w:uiPriority w:val="99"/>
    <w:semiHidden/>
    <w:qFormat/>
    <w:rPr>
      <w:b/>
      <w:bCs/>
      <w:kern w:val="2"/>
      <w:sz w:val="21"/>
      <w:szCs w:val="24"/>
    </w:rPr>
  </w:style>
  <w:style w:type="character" w:customStyle="1" w:styleId="10">
    <w:name w:val="纯文本 字符1"/>
    <w:link w:val="a9"/>
    <w:qFormat/>
    <w:rPr>
      <w:rFonts w:ascii="宋体" w:hAnsi="Courier New"/>
      <w:szCs w:val="21"/>
    </w:rPr>
  </w:style>
  <w:style w:type="character" w:customStyle="1" w:styleId="a6">
    <w:name w:val="批注文字 字符"/>
    <w:link w:val="a5"/>
    <w:uiPriority w:val="99"/>
    <w:semiHidden/>
    <w:qFormat/>
    <w:rPr>
      <w:kern w:val="2"/>
      <w:sz w:val="21"/>
      <w:szCs w:val="24"/>
    </w:rPr>
  </w:style>
  <w:style w:type="character" w:customStyle="1" w:styleId="DeltaViewInsertion">
    <w:name w:val="DeltaView Insertion"/>
    <w:qFormat/>
  </w:style>
  <w:style w:type="character" w:customStyle="1" w:styleId="-Char">
    <w:name w:val="合同-正文 Char"/>
    <w:link w:val="-"/>
    <w:qFormat/>
    <w:rPr>
      <w:rFonts w:ascii="Calibri" w:hAnsi="Calibri"/>
      <w:sz w:val="24"/>
    </w:rPr>
  </w:style>
  <w:style w:type="paragraph" w:customStyle="1" w:styleId="-">
    <w:name w:val="合同-正文"/>
    <w:basedOn w:val="a"/>
    <w:link w:val="-Char"/>
    <w:qFormat/>
    <w:pPr>
      <w:adjustRightInd w:val="0"/>
      <w:snapToGrid w:val="0"/>
      <w:spacing w:line="360" w:lineRule="auto"/>
      <w:ind w:firstLine="480"/>
    </w:pPr>
    <w:rPr>
      <w:rFonts w:ascii="Calibri" w:hAnsi="Calibri"/>
      <w:kern w:val="0"/>
      <w:sz w:val="24"/>
      <w:szCs w:val="20"/>
    </w:rPr>
  </w:style>
  <w:style w:type="paragraph" w:styleId="af9">
    <w:name w:val="List Paragraph"/>
    <w:basedOn w:val="a"/>
    <w:uiPriority w:val="34"/>
    <w:qFormat/>
    <w:pPr>
      <w:ind w:firstLineChars="200" w:firstLine="420"/>
    </w:pPr>
  </w:style>
  <w:style w:type="character" w:customStyle="1" w:styleId="a4">
    <w:name w:val="文档结构图 字符"/>
    <w:link w:val="a3"/>
    <w:uiPriority w:val="99"/>
    <w:semiHidden/>
    <w:qFormat/>
    <w:rPr>
      <w:rFonts w:ascii="宋体"/>
      <w:kern w:val="2"/>
      <w:sz w:val="24"/>
      <w:szCs w:val="24"/>
    </w:rPr>
  </w:style>
  <w:style w:type="paragraph" w:customStyle="1" w:styleId="-11">
    <w:name w:val="彩色底纹 - 着色 11"/>
    <w:hidden/>
    <w:uiPriority w:val="99"/>
    <w:unhideWhenUsed/>
    <w:qFormat/>
    <w:rPr>
      <w:kern w:val="2"/>
      <w:sz w:val="21"/>
      <w:szCs w:val="24"/>
    </w:rPr>
  </w:style>
  <w:style w:type="character" w:customStyle="1" w:styleId="af1">
    <w:name w:val="标题 字符"/>
    <w:link w:val="af0"/>
    <w:uiPriority w:val="10"/>
    <w:qFormat/>
    <w:rPr>
      <w:rFonts w:ascii="Calibri Light" w:hAnsi="Calibri Light" w:cs="Times New Roman"/>
      <w:b/>
      <w:bCs/>
      <w:kern w:val="2"/>
      <w:sz w:val="32"/>
      <w:szCs w:val="32"/>
    </w:rPr>
  </w:style>
  <w:style w:type="character" w:customStyle="1" w:styleId="afa">
    <w:name w:val="纯文本 字符"/>
    <w:qFormat/>
    <w:rPr>
      <w:rFonts w:ascii="宋体" w:eastAsia="宋体" w:hAnsi="Courier New" w:cs="Times New Roman"/>
      <w:kern w:val="0"/>
      <w:sz w:val="20"/>
      <w:szCs w:val="21"/>
    </w:rPr>
  </w:style>
  <w:style w:type="table" w:customStyle="1" w:styleId="12">
    <w:name w:val="网格型1"/>
    <w:basedOn w:val="a1"/>
    <w:uiPriority w:val="39"/>
    <w:qFormat/>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pPr>
      <w:widowControl/>
      <w:ind w:firstLine="420"/>
    </w:pPr>
    <w:rPr>
      <w:rFonts w:ascii="Calibri" w:hAnsi="Calibri" w:cs="宋体"/>
      <w:kern w:val="0"/>
      <w:szCs w:val="21"/>
    </w:rPr>
  </w:style>
  <w:style w:type="character" w:customStyle="1" w:styleId="HTML0">
    <w:name w:val="HTML 预设格式 字符"/>
    <w:link w:val="HTML"/>
    <w:uiPriority w:val="99"/>
    <w:semiHidden/>
    <w:qFormat/>
    <w:rPr>
      <w:rFonts w:ascii="宋体" w:hAnsi="宋体" w:cs="宋体"/>
      <w:sz w:val="24"/>
      <w:szCs w:val="24"/>
    </w:rPr>
  </w:style>
  <w:style w:type="character" w:customStyle="1" w:styleId="UnresolvedMention">
    <w:name w:val="Unresolved Mention"/>
    <w:basedOn w:val="a0"/>
    <w:uiPriority w:val="99"/>
    <w:semiHidden/>
    <w:unhideWhenUsed/>
    <w:qFormat/>
    <w:rPr>
      <w:color w:val="605E5C"/>
      <w:shd w:val="clear" w:color="auto" w:fill="E1DFDD"/>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qFormat/>
    <w:rPr>
      <w:b/>
      <w:bCs/>
      <w:kern w:val="2"/>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paragraph" w:customStyle="1" w:styleId="14">
    <w:name w:val="修订1"/>
    <w:hidden/>
    <w:uiPriority w:val="71"/>
    <w:semiHidden/>
    <w:qFormat/>
    <w:rPr>
      <w:kern w:val="2"/>
      <w:sz w:val="21"/>
      <w:szCs w:val="24"/>
    </w:rPr>
  </w:style>
  <w:style w:type="character" w:customStyle="1" w:styleId="ad">
    <w:name w:val="页脚 字符"/>
    <w:basedOn w:val="a0"/>
    <w:link w:val="ac"/>
    <w:uiPriority w:val="99"/>
    <w:qFormat/>
    <w:rPr>
      <w:kern w:val="2"/>
      <w:sz w:val="18"/>
      <w:szCs w:val="18"/>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file:///C:\Users\80211209\Downloads\A*CR_address" TargetMode="External"/><Relationship Id="rId18" Type="http://schemas.openxmlformats.org/officeDocument/2006/relationships/hyperlink" Target="file:///C:\Users\80211209\Downloads\A*CR_partyName" TargetMode="External"/><Relationship Id="rId26" Type="http://schemas.openxmlformats.org/officeDocument/2006/relationships/hyperlink" Target="file:///C:\Users\80211209\Downloads\B*CR_billIdentificationNumber" TargetMode="External"/><Relationship Id="rId39" Type="http://schemas.openxmlformats.org/officeDocument/2006/relationships/header" Target="header1.xml"/><Relationship Id="rId21" Type="http://schemas.openxmlformats.org/officeDocument/2006/relationships/hyperlink" Target="file:///C:\Users\80211209\Downloads\A*CR_billBankName" TargetMode="External"/><Relationship Id="rId34" Type="http://schemas.openxmlformats.org/officeDocument/2006/relationships/hyperlink" Target="file:///C:\Users\80211209\Downloads\B*CR_partyName"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80211209\Downloads\B*CR_address" TargetMode="External"/><Relationship Id="rId20" Type="http://schemas.openxmlformats.org/officeDocument/2006/relationships/hyperlink" Target="file:///C:\Users\80211209\Downloads\A*CR_bankAccountName" TargetMode="External"/><Relationship Id="rId29" Type="http://schemas.openxmlformats.org/officeDocument/2006/relationships/hyperlink" Target="file:///C:\Users\80211209\Downloads\B*CR_bankAccountNumber"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file:///C:\Users\80211209\Downloads\A*CR_phoneNumber" TargetMode="External"/><Relationship Id="rId32" Type="http://schemas.openxmlformats.org/officeDocument/2006/relationships/hyperlink" Target="mailto:&#21017;&#36719;&#20214;&#30456;&#20851;&#25480;&#26435;&#36890;&#36807;&#37038;&#31665;&#21457;&#36865;&#33267;itcenter.pub@hspharm.com" TargetMode="External"/><Relationship Id="rId37" Type="http://schemas.openxmlformats.org/officeDocument/2006/relationships/hyperlink" Target="file:///C:\Users\80211209\Downloads\A*CR_partyName"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80211209\Downloads\B*CR_partyName" TargetMode="External"/><Relationship Id="rId23" Type="http://schemas.openxmlformats.org/officeDocument/2006/relationships/hyperlink" Target="file:///C:\Users\80211209\Downloads\A*CR_address" TargetMode="External"/><Relationship Id="rId28" Type="http://schemas.openxmlformats.org/officeDocument/2006/relationships/hyperlink" Target="file:///C:\Users\80211209\Downloads\B*CR_billBankName" TargetMode="External"/><Relationship Id="rId36" Type="http://schemas.openxmlformats.org/officeDocument/2006/relationships/hyperlink" Target="file:///C:\Users\80211209\Downloads\B*CR_partyName" TargetMode="External"/><Relationship Id="rId10" Type="http://schemas.openxmlformats.org/officeDocument/2006/relationships/comments" Target="comments.xml"/><Relationship Id="rId19" Type="http://schemas.openxmlformats.org/officeDocument/2006/relationships/hyperlink" Target="file:///C:\Users\80211209\Downloads\A*CR_billIdentificationNumber" TargetMode="External"/><Relationship Id="rId31" Type="http://schemas.openxmlformats.org/officeDocument/2006/relationships/hyperlink" Target="file:///C:\Users\80211209\Downloads\B*CR_phoneNumbe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80211209\Downloads\A*CR_partyName" TargetMode="External"/><Relationship Id="rId14" Type="http://schemas.openxmlformats.org/officeDocument/2006/relationships/hyperlink" Target="file:///C:\Users\80211209\Downloads\A*CR_legalPerson" TargetMode="External"/><Relationship Id="rId22" Type="http://schemas.openxmlformats.org/officeDocument/2006/relationships/hyperlink" Target="file:///C:\Users\80211209\Downloads\A*CR_bankAccountNumber" TargetMode="External"/><Relationship Id="rId27" Type="http://schemas.openxmlformats.org/officeDocument/2006/relationships/hyperlink" Target="file:///C:\Users\80211209\Downloads\B*CR_bankAccountName" TargetMode="External"/><Relationship Id="rId30" Type="http://schemas.openxmlformats.org/officeDocument/2006/relationships/hyperlink" Target="file:///C:\Users\80211209\Downloads\B*CR_address" TargetMode="External"/><Relationship Id="rId35" Type="http://schemas.openxmlformats.org/officeDocument/2006/relationships/hyperlink" Target="file:///C:\Users\80211209\Downloads\A*CR_partyName" TargetMode="External"/><Relationship Id="rId43" Type="http://schemas.microsoft.com/office/2011/relationships/people" Target="people.xml"/><Relationship Id="rId8" Type="http://schemas.openxmlformats.org/officeDocument/2006/relationships/hyperlink" Target="file:///C:\Users\80211209\Downloads\C_contractNumber" TargetMode="External"/><Relationship Id="rId3" Type="http://schemas.openxmlformats.org/officeDocument/2006/relationships/styles" Target="styles.xml"/><Relationship Id="rId12" Type="http://schemas.openxmlformats.org/officeDocument/2006/relationships/hyperlink" Target="file:///C:\Users\80211209\Downloads\A*CR_partyName" TargetMode="External"/><Relationship Id="rId17" Type="http://schemas.openxmlformats.org/officeDocument/2006/relationships/hyperlink" Target="file:///C:\Users\80211209\Downloads\B*CR_legalPerson" TargetMode="External"/><Relationship Id="rId25" Type="http://schemas.openxmlformats.org/officeDocument/2006/relationships/hyperlink" Target="file:///C:\Users\80211209\Downloads\B*CR_partyName" TargetMode="External"/><Relationship Id="rId33" Type="http://schemas.openxmlformats.org/officeDocument/2006/relationships/hyperlink" Target="file:///C:\Users\80211209\Downloads\A*CR_partyName" TargetMode="External"/><Relationship Id="rId38" Type="http://schemas.openxmlformats.org/officeDocument/2006/relationships/hyperlink" Target="file:///C:\Users\80211209\Downloads\B*CR_partyNam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F2DF39A3-029F-4D09-A2E5-CF87E29D1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41</Pages>
  <Words>4433</Words>
  <Characters>25272</Characters>
  <Application>Microsoft Office Word</Application>
  <DocSecurity>0</DocSecurity>
  <Lines>210</Lines>
  <Paragraphs>59</Paragraphs>
  <ScaleCrop>false</ScaleCrop>
  <Company>CMCC</Company>
  <LinksUpToDate>false</LinksUpToDate>
  <CharactersWithSpaces>29646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一般货物采购合同</dc:title>
  <dc:creator>余慧</dc:creator>
  <cp:lastModifiedBy>曲薇</cp:lastModifiedBy>
  <cp:revision>14</cp:revision>
  <cp:lastPrinted>2019-09-29T00:19:00Z</cp:lastPrinted>
  <dcterms:created xsi:type="dcterms:W3CDTF">2025-11-04T03:14:00Z</dcterms:created>
  <dcterms:modified xsi:type="dcterms:W3CDTF">2025-11-04T05:17:00Z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E75DE440D6FD423392358F99C5F86482_13</vt:lpwstr>
  </property>
  <property fmtid="{D5CDD505-2E9C-101B-9397-08002B2CF9AE}" pid="4" name="KSOTemplateDocerSaveRecord">
    <vt:lpwstr>eyJoZGlkIjoiOTk5MGQ4YjE4YjZkMTZkZmFjNDFiNDQwOTY2YTllY2MiLCJ1c2VySWQiOiIyNzI5MDIwMjAifQ==</vt:lpwstr>
  </property>
</Properties>
</file>